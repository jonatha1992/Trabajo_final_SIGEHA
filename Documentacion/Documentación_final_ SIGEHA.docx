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A26B0" w14:textId="0BC0B8ED" w:rsidR="00B82A4D" w:rsidRDefault="002C6BE9" w:rsidP="002C6B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3B1DF4FE" wp14:editId="151AFD21">
            <wp:simplePos x="0" y="0"/>
            <wp:positionH relativeFrom="column">
              <wp:posOffset>2535555</wp:posOffset>
            </wp:positionH>
            <wp:positionV relativeFrom="paragraph">
              <wp:posOffset>0</wp:posOffset>
            </wp:positionV>
            <wp:extent cx="2202815" cy="2209800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C49"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6A80186" wp14:editId="47DFF661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Pr id="245475492" name="Grupo 24547549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900072811" name="Rectángulo 1900072811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8ADCE" w14:textId="77777777" w:rsidR="004B7F99" w:rsidRDefault="004B7F9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3613181" name="Rectángulo 383613181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F126D" w14:textId="77777777" w:rsidR="004B7F99" w:rsidRDefault="004B7F9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3091171" name="Flecha: pentágono 953091171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B0365" w14:textId="61509B23" w:rsidR="004B7F99" w:rsidRPr="000D0F02" w:rsidRDefault="000D0F02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28"/>
                                    <w:lang w:val="es-ES"/>
                                  </w:rPr>
                                  <w:t>10-08-2023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454430052" name="Grupo 45443005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47467101" name="Grupo 747467101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436974657" name="Forma libre: forma 143697465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3433" name="Forma libre: forma 1333433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109089" name="Forma libre: forma 50310908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6925666" name="Forma libre: forma 816925666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812469" name="Forma libre: forma 214812469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693001" name="Forma libre: forma 749693001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2826173" name="Forma libre: forma 82282617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3460010" name="Forma libre: forma 273460010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1952249" name="Forma libre: forma 421952249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89729359" name="Forma libre: forma 158972935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2746999" name="Forma libre: forma 1012746999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8622065" name="Forma libre: forma 1668622065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37247966" name="Grupo 137247966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322002619" name="Forma libre: forma 322002619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385190" name="Forma libre: forma 119385190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9787567" name="Forma libre: forma 1829787567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127240" name="Forma libre: forma 1192127240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46261128" name="Forma libre: forma 1546261128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808819" name="Forma libre: forma 639808819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9999496" name="Forma libre: forma 76999949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139296" name="Forma libre: forma 2050139296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670054" name="Forma libre: forma 1236670054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7871560" name="Forma libre: forma 46787156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8982423" name="Forma libre: forma 114898242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80186" id="Grupo 1" o:spid="_x0000_s1026" style="position:absolute;left:0;text-align:left;margin-left:24.45pt;margin-top:0;width:172.8pt;height:718.55pt;z-index:-251658240;mso-wrap-distance-left:0;mso-wrap-distance-right:0;mso-position-horizontal-relative:page;mso-position-vertical:center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">
                <v:group id="Grupo 24547549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">
                  <v:rect id="Rectángulo 1900072811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8B8ADCE" w14:textId="77777777" w:rsidR="004B7F99" w:rsidRDefault="004B7F9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83613181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" fillcolor="#44546a [3202]" stroked="f">
                    <v:textbox inset="2.53958mm,2.53958mm,2.53958mm,2.53958mm">
                      <w:txbxContent>
                        <w:p w14:paraId="7D3F126D" w14:textId="77777777" w:rsidR="004B7F99" w:rsidRDefault="004B7F9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953091171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" adj="18883" fillcolor="#4472c4 [3204]" stroked="f">
                    <v:textbox inset="2.53958mm,0,5.07986mm,0">
                      <w:txbxContent>
                        <w:p w14:paraId="251B0365" w14:textId="61509B23" w:rsidR="004B7F99" w:rsidRPr="000D0F02" w:rsidRDefault="000D0F02">
                          <w:pPr>
                            <w:spacing w:after="0" w:line="240" w:lineRule="auto"/>
                            <w:jc w:val="right"/>
                            <w:textDirection w:val="btLr"/>
                            <w:rPr>
                              <w:lang w:val="es-ES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8"/>
                              <w:lang w:val="es-ES"/>
                            </w:rPr>
                            <w:t>10-08-2023</w:t>
                          </w:r>
                        </w:p>
                      </w:txbxContent>
                    </v:textbox>
                  </v:shape>
                  <v:group id="Grupo 454430052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">
                    <v:group id="Grupo 74746710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">
                      <v:shape id="Forma libre: forma 143697465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33433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50310908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16925666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4812469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49693001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2282617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3460010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21952249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89729359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12746999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68622065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37247966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">
                      <v:shape id="Forma libre: forma 322002619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385190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29787567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2127240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546261128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9808819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76999949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50139296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36670054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46787156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48982423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DE2CCC">
        <w:rPr>
          <w:rFonts w:ascii="Calibri" w:eastAsia="Calibri" w:hAnsi="Calibri" w:cs="Calibri"/>
          <w:color w:val="000000"/>
        </w:rPr>
        <w:t>-</w:t>
      </w:r>
    </w:p>
    <w:p w14:paraId="443B3183" w14:textId="6D0E0179" w:rsidR="00B82A4D" w:rsidRDefault="00B82A4D">
      <w:pPr>
        <w:rPr>
          <w:smallCaps/>
          <w:color w:val="FFFFFF"/>
          <w:sz w:val="80"/>
          <w:szCs w:val="80"/>
        </w:rPr>
      </w:pPr>
    </w:p>
    <w:p w14:paraId="2DE746EF" w14:textId="0A92E294" w:rsidR="00B82A4D" w:rsidRDefault="00B82A4D">
      <w:pPr>
        <w:rPr>
          <w:smallCaps/>
          <w:color w:val="FFFFFF"/>
          <w:sz w:val="80"/>
          <w:szCs w:val="80"/>
        </w:rPr>
      </w:pPr>
    </w:p>
    <w:p w14:paraId="1C98F839" w14:textId="604E99F1" w:rsidR="00B82A4D" w:rsidRDefault="002C6BE9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DAC35" wp14:editId="4563171E">
                <wp:simplePos x="0" y="0"/>
                <wp:positionH relativeFrom="page">
                  <wp:posOffset>2609850</wp:posOffset>
                </wp:positionH>
                <wp:positionV relativeFrom="page">
                  <wp:posOffset>2914650</wp:posOffset>
                </wp:positionV>
                <wp:extent cx="3507105" cy="1009650"/>
                <wp:effectExtent l="0" t="0" r="17145" b="0"/>
                <wp:wrapNone/>
                <wp:docPr id="8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10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72D51" w14:textId="14F7386A" w:rsidR="004B7F99" w:rsidRPr="00742A27" w:rsidRDefault="002C6BE9" w:rsidP="00B7474C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 xml:space="preserve">Documentación </w:t>
                            </w:r>
                            <w:r w:rsidRPr="00742A27"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Final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AC35" id="Rectángulo 3" o:spid="_x0000_s1057" style="position:absolute;margin-left:205.5pt;margin-top:229.5pt;width:276.15pt;height:79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" filled="f" stroked="f">
                <v:textbox inset="0,0,0,0">
                  <w:txbxContent>
                    <w:p w14:paraId="3E672D51" w14:textId="14F7386A" w:rsidR="004B7F99" w:rsidRPr="00742A27" w:rsidRDefault="002C6BE9" w:rsidP="00B7474C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 xml:space="preserve">Documentación </w:t>
                      </w:r>
                      <w:r w:rsidRPr="00742A27"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Final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3775B6E" w14:textId="5D42A206" w:rsidR="00B82A4D" w:rsidRDefault="00B82A4D">
      <w:pPr>
        <w:rPr>
          <w:smallCaps/>
          <w:color w:val="FFFFFF"/>
          <w:sz w:val="80"/>
          <w:szCs w:val="80"/>
        </w:rPr>
      </w:pPr>
    </w:p>
    <w:p w14:paraId="367190B6" w14:textId="1FB8E4A9" w:rsidR="00B82A4D" w:rsidRPr="000D0F02" w:rsidRDefault="00B82A4D" w:rsidP="001C0F27">
      <w:pPr>
        <w:ind w:firstLine="1985"/>
        <w:jc w:val="center"/>
        <w:rPr>
          <w:smallCaps/>
          <w:color w:val="FFFFFF"/>
          <w:sz w:val="80"/>
          <w:szCs w:val="80"/>
        </w:rPr>
      </w:pPr>
    </w:p>
    <w:p w14:paraId="75098DF7" w14:textId="4EA0E61A" w:rsidR="00B82A4D" w:rsidRDefault="002C6BE9" w:rsidP="002C6BE9">
      <w:pPr>
        <w:jc w:val="center"/>
        <w:rPr>
          <w:smallCaps/>
          <w:color w:val="FFFFFF"/>
          <w:sz w:val="80"/>
          <w:szCs w:val="80"/>
        </w:rPr>
      </w:pPr>
      <w:r>
        <w:rPr>
          <w:smallCaps/>
          <w:noProof/>
          <w:color w:val="FFFFFF"/>
          <w:sz w:val="80"/>
          <w:szCs w:val="80"/>
        </w:rPr>
        <w:drawing>
          <wp:inline distT="0" distB="0" distL="0" distR="0" wp14:anchorId="0DA86112" wp14:editId="0FA0990D">
            <wp:extent cx="1828800" cy="182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08F5" w14:textId="5BE2F7E7" w:rsidR="00B82A4D" w:rsidRDefault="002C6BE9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63E818" wp14:editId="1F0C5923">
                <wp:simplePos x="0" y="0"/>
                <wp:positionH relativeFrom="page">
                  <wp:posOffset>2771775</wp:posOffset>
                </wp:positionH>
                <wp:positionV relativeFrom="page">
                  <wp:posOffset>6471920</wp:posOffset>
                </wp:positionV>
                <wp:extent cx="3657600" cy="704850"/>
                <wp:effectExtent l="0" t="0" r="0" b="0"/>
                <wp:wrapNone/>
                <wp:docPr id="7747611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812C2" w14:textId="77777777" w:rsidR="004B7F99" w:rsidRDefault="004B7F99" w:rsidP="00757809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SISTEMA DE GESTIÓN DE HALLAZGOS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E818" id="Rectángulo 4" o:spid="_x0000_s1058" style="position:absolute;margin-left:218.25pt;margin-top:509.6pt;width:4in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" filled="f" stroked="f">
                <v:textbox inset="0,0,0,0">
                  <w:txbxContent>
                    <w:p w14:paraId="65E812C2" w14:textId="77777777" w:rsidR="004B7F99" w:rsidRDefault="004B7F99" w:rsidP="00757809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SISTEMA DE GESTIÓN DE HALLAZGOS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D9055B3" w14:textId="33599707" w:rsidR="00B82A4D" w:rsidRDefault="00B82A4D">
      <w:pPr>
        <w:rPr>
          <w:smallCaps/>
          <w:color w:val="FFFFFF"/>
          <w:sz w:val="80"/>
          <w:szCs w:val="80"/>
        </w:rPr>
      </w:pPr>
    </w:p>
    <w:p w14:paraId="69FBB12D" w14:textId="3AF19E17" w:rsidR="00742A27" w:rsidRDefault="002C6BE9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F3B6F28" wp14:editId="7D9882BF">
                <wp:simplePos x="0" y="0"/>
                <wp:positionH relativeFrom="margin">
                  <wp:posOffset>1365885</wp:posOffset>
                </wp:positionH>
                <wp:positionV relativeFrom="page">
                  <wp:posOffset>7934325</wp:posOffset>
                </wp:positionV>
                <wp:extent cx="4200525" cy="1114425"/>
                <wp:effectExtent l="0" t="0" r="9525" b="9525"/>
                <wp:wrapNone/>
                <wp:docPr id="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38F11A" w14:textId="06A1BDDC" w:rsidR="002C6BE9" w:rsidRDefault="002C6BE9" w:rsidP="002C6BE9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Realizado por: </w:t>
                            </w:r>
                            <w:proofErr w:type="spellStart"/>
                            <w:r w:rsidRPr="002C6BE9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Of</w:t>
                            </w:r>
                            <w:proofErr w:type="spellEnd"/>
                            <w:r w:rsidRPr="002C6BE9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. Ppal. </w:t>
                            </w:r>
                            <w:r w:rsidR="004B7F99"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Jonathan Gabriel Correa</w:t>
                            </w:r>
                            <w:r w:rsidR="004B7F99" w:rsidRPr="003F005A">
                              <w:rPr>
                                <w:rFonts w:ascii="Calibri" w:eastAsia="Calibri" w:hAnsi="Calibri" w:cs="Calibri"/>
                                <w:sz w:val="26"/>
                              </w:rPr>
                              <w:t xml:space="preserve"> </w:t>
                            </w:r>
                          </w:p>
                          <w:p w14:paraId="032ABC7C" w14:textId="7603530E" w:rsidR="002C6BE9" w:rsidRPr="002C6BE9" w:rsidRDefault="002C6BE9" w:rsidP="002C6BE9">
                            <w:pPr>
                              <w:spacing w:after="0" w:line="240" w:lineRule="auto"/>
                              <w:ind w:left="720" w:firstLine="720"/>
                              <w:textDirection w:val="btLr"/>
                              <w:rPr>
                                <w:rFonts w:ascii="Calibri" w:eastAsia="Calibri" w:hAnsi="Calibri" w:cs="Calibri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   </w:t>
                            </w:r>
                            <w:r w:rsidRPr="002C6BE9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Legajo: 506896</w:t>
                            </w:r>
                          </w:p>
                          <w:p w14:paraId="640537F8" w14:textId="62EF050D" w:rsidR="002C6BE9" w:rsidRPr="002C6BE9" w:rsidRDefault="002C6BE9" w:rsidP="002C6BE9">
                            <w:pPr>
                              <w:spacing w:after="0" w:line="240" w:lineRule="auto"/>
                              <w:ind w:left="720" w:firstLine="720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   </w:t>
                            </w:r>
                            <w:r w:rsidRPr="002C6BE9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Auxiliar </w:t>
                            </w:r>
                            <w:proofErr w:type="spellStart"/>
                            <w:r w:rsidRPr="002C6BE9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CReV</w:t>
                            </w:r>
                            <w:proofErr w:type="spellEnd"/>
                            <w:r w:rsidRPr="002C6BE9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 I Del Este</w:t>
                            </w:r>
                          </w:p>
                          <w:p w14:paraId="52DB2A33" w14:textId="4D29683E" w:rsidR="004B7F99" w:rsidRDefault="004B7F9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B6F28" id="Rectángulo 6" o:spid="_x0000_s1059" style="position:absolute;margin-left:107.55pt;margin-top:624.75pt;width:330.75pt;height:87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" filled="f" stroked="f">
                <v:textbox inset="0,0,0,0">
                  <w:txbxContent>
                    <w:p w14:paraId="6638F11A" w14:textId="06A1BDDC" w:rsidR="002C6BE9" w:rsidRDefault="002C6BE9" w:rsidP="002C6BE9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Realizado por: </w:t>
                      </w:r>
                      <w:proofErr w:type="spellStart"/>
                      <w:r w:rsidRPr="002C6BE9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Of</w:t>
                      </w:r>
                      <w:proofErr w:type="spellEnd"/>
                      <w:r w:rsidRPr="002C6BE9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. Ppal. </w:t>
                      </w:r>
                      <w:r w:rsidR="004B7F99"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Jonathan Gabriel Correa</w:t>
                      </w:r>
                      <w:r w:rsidR="004B7F99" w:rsidRPr="003F005A">
                        <w:rPr>
                          <w:rFonts w:ascii="Calibri" w:eastAsia="Calibri" w:hAnsi="Calibri" w:cs="Calibri"/>
                          <w:sz w:val="26"/>
                        </w:rPr>
                        <w:t xml:space="preserve"> </w:t>
                      </w:r>
                    </w:p>
                    <w:p w14:paraId="032ABC7C" w14:textId="7603530E" w:rsidR="002C6BE9" w:rsidRPr="002C6BE9" w:rsidRDefault="002C6BE9" w:rsidP="002C6BE9">
                      <w:pPr>
                        <w:spacing w:after="0" w:line="240" w:lineRule="auto"/>
                        <w:ind w:left="720" w:firstLine="720"/>
                        <w:textDirection w:val="btLr"/>
                        <w:rPr>
                          <w:rFonts w:ascii="Calibri" w:eastAsia="Calibri" w:hAnsi="Calibri" w:cs="Calibri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   </w:t>
                      </w:r>
                      <w:r w:rsidRPr="002C6BE9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Legajo: 506896</w:t>
                      </w:r>
                    </w:p>
                    <w:p w14:paraId="640537F8" w14:textId="62EF050D" w:rsidR="002C6BE9" w:rsidRPr="002C6BE9" w:rsidRDefault="002C6BE9" w:rsidP="002C6BE9">
                      <w:pPr>
                        <w:spacing w:after="0" w:line="240" w:lineRule="auto"/>
                        <w:ind w:left="720" w:firstLine="720"/>
                        <w:textDirection w:val="btLr"/>
                        <w:rPr>
                          <w:rFonts w:ascii="Calibri" w:eastAsia="Calibri" w:hAnsi="Calibri" w:cs="Calibri"/>
                          <w:b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   </w:t>
                      </w:r>
                      <w:r w:rsidRPr="002C6BE9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Auxiliar </w:t>
                      </w:r>
                      <w:proofErr w:type="spellStart"/>
                      <w:r w:rsidRPr="002C6BE9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CReV</w:t>
                      </w:r>
                      <w:proofErr w:type="spellEnd"/>
                      <w:r w:rsidRPr="002C6BE9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 I Del Este</w:t>
                      </w:r>
                    </w:p>
                    <w:p w14:paraId="52DB2A33" w14:textId="4D29683E" w:rsidR="004B7F99" w:rsidRDefault="004B7F9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4A530C23" w14:textId="77777777" w:rsidR="00742A27" w:rsidRDefault="00742A27">
      <w:pPr>
        <w:rPr>
          <w:smallCaps/>
          <w:color w:val="FFFFFF"/>
          <w:sz w:val="80"/>
          <w:szCs w:val="80"/>
        </w:rPr>
      </w:pP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  <w:lang w:val="es-ES"/>
        </w:rPr>
        <w:id w:val="-1618220625"/>
        <w:docPartObj>
          <w:docPartGallery w:val="Table of Contents"/>
          <w:docPartUnique/>
        </w:docPartObj>
      </w:sdtPr>
      <w:sdtEndPr/>
      <w:sdtContent>
        <w:p w14:paraId="7EC85BD9" w14:textId="46D8A64E" w:rsidR="00077EDD" w:rsidRPr="00757809" w:rsidRDefault="00757809" w:rsidP="00757809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u w:val="single"/>
            </w:rPr>
          </w:pPr>
          <w:r w:rsidRPr="00757809">
            <w:rPr>
              <w:rFonts w:ascii="Arial" w:hAnsi="Arial" w:cs="Arial"/>
              <w:b/>
              <w:bCs/>
              <w:color w:val="auto"/>
              <w:u w:val="single"/>
              <w:lang w:val="es-ES"/>
            </w:rPr>
            <w:t>Índice</w:t>
          </w:r>
        </w:p>
        <w:p w14:paraId="7F9E765F" w14:textId="42AA9EC8" w:rsidR="00F94788" w:rsidRDefault="004E2DE6">
          <w:pPr>
            <w:pStyle w:val="TDC1"/>
            <w:tabs>
              <w:tab w:val="right" w:leader="dot" w:pos="10054"/>
            </w:tabs>
            <w:rPr>
              <w:ins w:id="0" w:author="jonathan correa" w:date="2023-08-10T22:15:00Z"/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bookmarkStart w:id="1" w:name="_GoBack"/>
          <w:bookmarkEnd w:id="1"/>
          <w:ins w:id="2" w:author="jonathan correa" w:date="2023-08-10T22:15:00Z">
            <w:r w:rsidR="00F94788" w:rsidRPr="00230E74">
              <w:rPr>
                <w:rStyle w:val="Hipervnculo"/>
                <w:noProof/>
              </w:rPr>
              <w:fldChar w:fldCharType="begin"/>
            </w:r>
            <w:r w:rsidR="00F94788" w:rsidRPr="00230E74">
              <w:rPr>
                <w:rStyle w:val="Hipervnculo"/>
                <w:noProof/>
              </w:rPr>
              <w:instrText xml:space="preserve"> </w:instrText>
            </w:r>
            <w:r w:rsidR="00F94788">
              <w:rPr>
                <w:noProof/>
              </w:rPr>
              <w:instrText>HYPERLINK \l "_Toc142598159"</w:instrText>
            </w:r>
            <w:r w:rsidR="00F94788" w:rsidRPr="00230E74">
              <w:rPr>
                <w:rStyle w:val="Hipervnculo"/>
                <w:noProof/>
              </w:rPr>
              <w:instrText xml:space="preserve"> </w:instrText>
            </w:r>
            <w:r w:rsidR="00F94788" w:rsidRPr="00230E74">
              <w:rPr>
                <w:rStyle w:val="Hipervnculo"/>
                <w:noProof/>
              </w:rPr>
            </w:r>
            <w:r w:rsidR="00F94788" w:rsidRPr="00230E74">
              <w:rPr>
                <w:rStyle w:val="Hipervnculo"/>
                <w:noProof/>
              </w:rPr>
              <w:fldChar w:fldCharType="separate"/>
            </w:r>
            <w:r w:rsidR="00F94788" w:rsidRPr="00230E74">
              <w:rPr>
                <w:rStyle w:val="Hipervnculo"/>
                <w:b/>
                <w:noProof/>
              </w:rPr>
              <w:t>Objetivos</w:t>
            </w:r>
            <w:r w:rsidR="00F94788">
              <w:rPr>
                <w:noProof/>
                <w:webHidden/>
              </w:rPr>
              <w:tab/>
            </w:r>
            <w:r w:rsidR="00F94788">
              <w:rPr>
                <w:noProof/>
                <w:webHidden/>
              </w:rPr>
              <w:fldChar w:fldCharType="begin"/>
            </w:r>
            <w:r w:rsidR="00F94788">
              <w:rPr>
                <w:noProof/>
                <w:webHidden/>
              </w:rPr>
              <w:instrText xml:space="preserve"> PAGEREF _Toc142598159 \h </w:instrText>
            </w:r>
            <w:r w:rsidR="00F94788">
              <w:rPr>
                <w:noProof/>
                <w:webHidden/>
              </w:rPr>
            </w:r>
          </w:ins>
          <w:r w:rsidR="00F94788">
            <w:rPr>
              <w:noProof/>
              <w:webHidden/>
            </w:rPr>
            <w:fldChar w:fldCharType="separate"/>
          </w:r>
          <w:ins w:id="3" w:author="jonathan correa" w:date="2023-08-10T22:15:00Z">
            <w:r w:rsidR="00F94788">
              <w:rPr>
                <w:noProof/>
                <w:webHidden/>
              </w:rPr>
              <w:t>3</w:t>
            </w:r>
            <w:r w:rsidR="00F94788">
              <w:rPr>
                <w:noProof/>
                <w:webHidden/>
              </w:rPr>
              <w:fldChar w:fldCharType="end"/>
            </w:r>
            <w:r w:rsidR="00F94788" w:rsidRPr="00230E74">
              <w:rPr>
                <w:rStyle w:val="Hipervnculo"/>
                <w:noProof/>
              </w:rPr>
              <w:fldChar w:fldCharType="end"/>
            </w:r>
          </w:ins>
        </w:p>
        <w:p w14:paraId="7D300A9A" w14:textId="2BCE5E42" w:rsidR="00F94788" w:rsidRDefault="00F94788">
          <w:pPr>
            <w:pStyle w:val="TDC2"/>
            <w:rPr>
              <w:ins w:id="4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5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"_Toc142598160"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" w:author="jonathan correa" w:date="2023-08-10T22:1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713ABF5" w14:textId="379B2A00" w:rsidR="00F94788" w:rsidRDefault="00F94788">
          <w:pPr>
            <w:pStyle w:val="TDC2"/>
            <w:rPr>
              <w:ins w:id="7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8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"_Toc142598161"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" w:author="jonathan correa" w:date="2023-08-10T22:1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08B8B325" w14:textId="77FE0BD9" w:rsidR="00F94788" w:rsidRDefault="00F94788">
          <w:pPr>
            <w:pStyle w:val="TDC2"/>
            <w:rPr>
              <w:ins w:id="10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1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"_Toc142598162"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Objetivo Particulares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" w:author="jonathan correa" w:date="2023-08-10T22:1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0BD3D74" w14:textId="1E09239F" w:rsidR="00F94788" w:rsidRDefault="00F94788">
          <w:pPr>
            <w:pStyle w:val="TDC1"/>
            <w:tabs>
              <w:tab w:val="right" w:leader="dot" w:pos="10054"/>
            </w:tabs>
            <w:rPr>
              <w:ins w:id="13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4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"_Toc142598163"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Alcance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" w:author="jonathan correa" w:date="2023-08-10T22:15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6EB48A8" w14:textId="0E2DAA7D" w:rsidR="00F94788" w:rsidRDefault="00F94788">
          <w:pPr>
            <w:pStyle w:val="TDC2"/>
            <w:rPr>
              <w:ins w:id="16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7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"_Toc142598164"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30E74">
              <w:rPr>
                <w:rStyle w:val="Hipervnculo"/>
                <w:b/>
                <w:noProof/>
              </w:rPr>
              <w:t>PN1. Gestión de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" w:author="jonathan correa" w:date="2023-08-10T22:15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B4F33BD" w14:textId="03F53845" w:rsidR="00F94788" w:rsidRDefault="00F94788">
          <w:pPr>
            <w:pStyle w:val="TDC2"/>
            <w:rPr>
              <w:ins w:id="19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20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"_Toc142598165"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30E74">
              <w:rPr>
                <w:rStyle w:val="Hipervnculo"/>
                <w:b/>
                <w:noProof/>
              </w:rPr>
              <w:t>PN2. Gestión de Entregas.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" w:author="jonathan correa" w:date="2023-08-10T22:15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880CA47" w14:textId="3F9E6567" w:rsidR="00F94788" w:rsidRDefault="00F94788">
          <w:pPr>
            <w:pStyle w:val="TDC2"/>
            <w:rPr>
              <w:ins w:id="22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23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"_Toc142598166"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30E74">
              <w:rPr>
                <w:rStyle w:val="Hipervnculo"/>
                <w:b/>
                <w:noProof/>
              </w:rPr>
              <w:t>PN3. Gestión de Reporte.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" w:author="jonathan correa" w:date="2023-08-10T22:1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FDCDFEE" w14:textId="587E9587" w:rsidR="00F94788" w:rsidRDefault="00F94788">
          <w:pPr>
            <w:pStyle w:val="TDC2"/>
            <w:rPr>
              <w:ins w:id="25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26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"_Toc142598167"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30E74">
              <w:rPr>
                <w:rStyle w:val="Hipervnculo"/>
                <w:b/>
                <w:noProof/>
              </w:rPr>
              <w:t>PN4. Gestión de Administraciones.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" w:author="jonathan correa" w:date="2023-08-10T22:1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7879B02" w14:textId="56EC9DAC" w:rsidR="00F94788" w:rsidRDefault="00F94788">
          <w:pPr>
            <w:pStyle w:val="TDC1"/>
            <w:tabs>
              <w:tab w:val="right" w:leader="dot" w:pos="10054"/>
            </w:tabs>
            <w:rPr>
              <w:ins w:id="28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29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"_Toc142598168"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" w:author="jonathan correa" w:date="2023-08-10T22:1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85264A1" w14:textId="60C01258" w:rsidR="00F94788" w:rsidRDefault="00F94788">
          <w:pPr>
            <w:pStyle w:val="TDC1"/>
            <w:tabs>
              <w:tab w:val="right" w:leader="dot" w:pos="10054"/>
            </w:tabs>
            <w:rPr>
              <w:ins w:id="31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32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"_Toc142598169"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Personas involucradas con un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BEB6A93" w14:textId="4249718C" w:rsidR="00F94788" w:rsidRDefault="00F94788">
          <w:pPr>
            <w:pStyle w:val="TDC2"/>
            <w:rPr>
              <w:ins w:id="34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35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"_Toc142598170"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Actores Primarios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1646D6E" w14:textId="3FF308FF" w:rsidR="00F94788" w:rsidRDefault="00F94788">
          <w:pPr>
            <w:pStyle w:val="TDC3"/>
            <w:tabs>
              <w:tab w:val="right" w:leader="dot" w:pos="10054"/>
            </w:tabs>
            <w:rPr>
              <w:ins w:id="37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38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"_Toc142598171"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9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4C7019C" w14:textId="416517AB" w:rsidR="00F94788" w:rsidRDefault="00F94788">
          <w:pPr>
            <w:pStyle w:val="TDC3"/>
            <w:tabs>
              <w:tab w:val="right" w:leader="dot" w:pos="10054"/>
            </w:tabs>
            <w:rPr>
              <w:ins w:id="40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41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"_Toc142598172"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Supervisor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2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1957FAF" w14:textId="51B5E4B9" w:rsidR="00F94788" w:rsidRDefault="00F94788">
          <w:pPr>
            <w:pStyle w:val="TDC2"/>
            <w:rPr>
              <w:ins w:id="43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44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"_Toc142598173"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Actores Secundarios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5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4F503763" w14:textId="7C54E996" w:rsidR="00F94788" w:rsidRDefault="00F94788">
          <w:pPr>
            <w:pStyle w:val="TDC3"/>
            <w:tabs>
              <w:tab w:val="right" w:leader="dot" w:pos="10054"/>
            </w:tabs>
            <w:rPr>
              <w:ins w:id="46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47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"_Toc142598174"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Testigo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8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369B07F" w14:textId="49D8A616" w:rsidR="00F94788" w:rsidRDefault="00F94788">
          <w:pPr>
            <w:pStyle w:val="TDC3"/>
            <w:tabs>
              <w:tab w:val="right" w:leader="dot" w:pos="10054"/>
            </w:tabs>
            <w:rPr>
              <w:ins w:id="49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50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"_Toc142598175"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Descubridor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1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8A4E8AF" w14:textId="0C730C7D" w:rsidR="00F94788" w:rsidRDefault="00F94788">
          <w:pPr>
            <w:pStyle w:val="TDC3"/>
            <w:tabs>
              <w:tab w:val="right" w:leader="dot" w:pos="10054"/>
            </w:tabs>
            <w:rPr>
              <w:ins w:id="52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53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"_Toc142598176"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Propietario</w:t>
            </w:r>
            <w:r w:rsidRPr="00230E74">
              <w:rPr>
                <w:rStyle w:val="Hipervnculo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4" w:author="jonathan correa" w:date="2023-08-10T22:1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097F2E4F" w14:textId="7C38F640" w:rsidR="00F94788" w:rsidRDefault="00F94788">
          <w:pPr>
            <w:pStyle w:val="TDC2"/>
            <w:rPr>
              <w:ins w:id="55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56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"_Toc142598177"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7" w:author="jonathan correa" w:date="2023-08-10T22:1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F205108" w14:textId="7367CA83" w:rsidR="00F94788" w:rsidRDefault="00F94788">
          <w:pPr>
            <w:pStyle w:val="TDC2"/>
            <w:rPr>
              <w:ins w:id="58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59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"_Toc142598178"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0" w:author="jonathan correa" w:date="2023-08-10T22:1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45D192EC" w14:textId="7DB53BF3" w:rsidR="00F94788" w:rsidRDefault="00F94788">
          <w:pPr>
            <w:pStyle w:val="TDC1"/>
            <w:tabs>
              <w:tab w:val="right" w:leader="dot" w:pos="10054"/>
            </w:tabs>
            <w:rPr>
              <w:ins w:id="61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62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"_Toc142598179"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3" w:author="jonathan correa" w:date="2023-08-10T22:1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3FE3AAF" w14:textId="6DEEEEDC" w:rsidR="00F94788" w:rsidRDefault="00F94788">
          <w:pPr>
            <w:pStyle w:val="TDC2"/>
            <w:rPr>
              <w:ins w:id="64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65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"_Toc142598180"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PN1-</w:t>
            </w:r>
            <w:r w:rsidRPr="00230E74">
              <w:rPr>
                <w:rStyle w:val="Hipervnculo"/>
                <w:b/>
                <w:noProof/>
              </w:rPr>
              <w:t>Gestión de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6" w:author="jonathan correa" w:date="2023-08-10T22:1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B1E01FA" w14:textId="63C37C21" w:rsidR="00F94788" w:rsidRDefault="00F94788">
          <w:pPr>
            <w:pStyle w:val="TDC3"/>
            <w:tabs>
              <w:tab w:val="right" w:leader="dot" w:pos="10054"/>
            </w:tabs>
            <w:rPr>
              <w:ins w:id="67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68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"_Toc142598181"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Módulo de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9" w:author="jonathan correa" w:date="2023-08-10T22:1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93E8259" w14:textId="59AA2D11" w:rsidR="00F94788" w:rsidRDefault="00F94788">
          <w:pPr>
            <w:pStyle w:val="TDC4"/>
            <w:tabs>
              <w:tab w:val="right" w:leader="dot" w:pos="10054"/>
            </w:tabs>
            <w:rPr>
              <w:ins w:id="70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71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"_Toc142598182"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CU-01 Crear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jonathan correa" w:date="2023-08-10T22:1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E1B88D2" w14:textId="25346BBF" w:rsidR="00F94788" w:rsidRDefault="00F94788">
          <w:pPr>
            <w:pStyle w:val="TDC4"/>
            <w:tabs>
              <w:tab w:val="right" w:leader="dot" w:pos="10054"/>
            </w:tabs>
            <w:rPr>
              <w:ins w:id="73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74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"_Toc142598183"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CU-02 Cargar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5" w:author="jonathan correa" w:date="2023-08-10T22:15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15C96C4" w14:textId="7204874F" w:rsidR="00F94788" w:rsidRDefault="00F94788">
          <w:pPr>
            <w:pStyle w:val="TDC3"/>
            <w:tabs>
              <w:tab w:val="right" w:leader="dot" w:pos="10054"/>
            </w:tabs>
            <w:rPr>
              <w:ins w:id="76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77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"_Toc142598184"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Módulo de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jonathan correa" w:date="2023-08-10T22:15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781092B3" w14:textId="687C68B4" w:rsidR="00F94788" w:rsidRDefault="00F94788">
          <w:pPr>
            <w:pStyle w:val="TDC4"/>
            <w:tabs>
              <w:tab w:val="right" w:leader="dot" w:pos="10054"/>
            </w:tabs>
            <w:rPr>
              <w:ins w:id="79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80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"_Toc142598185"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CU-03 Cargar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1" w:author="jonathan correa" w:date="2023-08-10T22:15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ED8D164" w14:textId="449755F0" w:rsidR="00F94788" w:rsidRDefault="00F94788">
          <w:pPr>
            <w:pStyle w:val="TDC2"/>
            <w:rPr>
              <w:ins w:id="82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83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"_Toc142598186"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PN2-Gestión de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4" w:author="jonathan correa" w:date="2023-08-10T22:15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4EE5C69D" w14:textId="2C604F6E" w:rsidR="00F94788" w:rsidRDefault="00F94788">
          <w:pPr>
            <w:pStyle w:val="TDC3"/>
            <w:tabs>
              <w:tab w:val="right" w:leader="dot" w:pos="10054"/>
            </w:tabs>
            <w:rPr>
              <w:ins w:id="85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86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"_Toc142598187"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Módulo de Búsqueda: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7" w:author="jonathan correa" w:date="2023-08-10T22:15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0015458" w14:textId="4044E8DC" w:rsidR="00F94788" w:rsidRDefault="00F94788">
          <w:pPr>
            <w:pStyle w:val="TDC4"/>
            <w:tabs>
              <w:tab w:val="right" w:leader="dot" w:pos="10054"/>
            </w:tabs>
            <w:rPr>
              <w:ins w:id="88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89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"_Toc142598188"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CU-04 Búsqueda Elemento /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0" w:author="jonathan correa" w:date="2023-08-10T22:15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E0D8F9C" w14:textId="5D98BAF4" w:rsidR="00F94788" w:rsidRDefault="00F94788">
          <w:pPr>
            <w:pStyle w:val="TDC3"/>
            <w:tabs>
              <w:tab w:val="right" w:leader="dot" w:pos="10054"/>
            </w:tabs>
            <w:rPr>
              <w:ins w:id="91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92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"_Toc142598189"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Módulo de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3" w:author="jonathan correa" w:date="2023-08-10T22:15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94B0CC4" w14:textId="46091D4B" w:rsidR="00F94788" w:rsidRDefault="00F94788">
          <w:pPr>
            <w:pStyle w:val="TDC4"/>
            <w:tabs>
              <w:tab w:val="right" w:leader="dot" w:pos="10054"/>
            </w:tabs>
            <w:rPr>
              <w:ins w:id="94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95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"_Toc142598190"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CU-05 Crear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6" w:author="jonathan correa" w:date="2023-08-10T22:15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F35A4C7" w14:textId="634C6500" w:rsidR="00F94788" w:rsidRDefault="00F94788">
          <w:pPr>
            <w:pStyle w:val="TDC4"/>
            <w:tabs>
              <w:tab w:val="right" w:leader="dot" w:pos="10054"/>
            </w:tabs>
            <w:rPr>
              <w:ins w:id="97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98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"_Toc142598191"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CU-06 Cargar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9" w:author="jonathan correa" w:date="2023-08-10T22:1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7FF3D83" w14:textId="18A719C4" w:rsidR="00F94788" w:rsidRDefault="00F94788">
          <w:pPr>
            <w:pStyle w:val="TDC3"/>
            <w:tabs>
              <w:tab w:val="right" w:leader="dot" w:pos="10054"/>
            </w:tabs>
            <w:rPr>
              <w:ins w:id="100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01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"_Toc142598192"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>Módulo de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2" w:author="jonathan correa" w:date="2023-08-10T22:15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5E78E8C" w14:textId="22DD1FB1" w:rsidR="00F94788" w:rsidRDefault="00F94788">
          <w:pPr>
            <w:pStyle w:val="TDC4"/>
            <w:tabs>
              <w:tab w:val="right" w:leader="dot" w:pos="10054"/>
            </w:tabs>
            <w:rPr>
              <w:ins w:id="103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04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"_Toc142598193"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CU-07 Cargar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5" w:author="jonathan correa" w:date="2023-08-10T22:15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F548766" w14:textId="45AC5357" w:rsidR="00F94788" w:rsidRDefault="00F94788">
          <w:pPr>
            <w:pStyle w:val="TDC2"/>
            <w:rPr>
              <w:ins w:id="106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07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"_Toc142598194"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PN3-Gestión de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8" w:author="jonathan correa" w:date="2023-08-10T22:15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8DB152B" w14:textId="32A98C53" w:rsidR="00F94788" w:rsidRDefault="00F94788">
          <w:pPr>
            <w:pStyle w:val="TDC3"/>
            <w:tabs>
              <w:tab w:val="right" w:leader="dot" w:pos="10054"/>
            </w:tabs>
            <w:rPr>
              <w:ins w:id="109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10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"_Toc142598195"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 xml:space="preserve">Módulo de </w:t>
            </w:r>
            <w:r w:rsidRPr="00230E74">
              <w:rPr>
                <w:rStyle w:val="Hipervnculo"/>
                <w:b/>
                <w:bCs/>
                <w:noProof/>
              </w:rPr>
              <w:t>Generación de reporte de hallazgos y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1" w:author="jonathan correa" w:date="2023-08-10T22:15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7C7E68A" w14:textId="495DE2CA" w:rsidR="00F94788" w:rsidRDefault="00F94788">
          <w:pPr>
            <w:pStyle w:val="TDC4"/>
            <w:tabs>
              <w:tab w:val="right" w:leader="dot" w:pos="10054"/>
            </w:tabs>
            <w:rPr>
              <w:ins w:id="112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13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"_Toc142598196"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CU-08 Realizar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4" w:author="jonathan correa" w:date="2023-08-10T22:15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7AE426C1" w14:textId="6F06E44A" w:rsidR="00F94788" w:rsidRDefault="00F94788">
          <w:pPr>
            <w:pStyle w:val="TDC2"/>
            <w:rPr>
              <w:ins w:id="115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16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"_Toc142598197"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PN4-Gestión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7" w:author="jonathan correa" w:date="2023-08-10T22:15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DAFA62A" w14:textId="32B39448" w:rsidR="00F94788" w:rsidRDefault="00F94788">
          <w:pPr>
            <w:pStyle w:val="TDC3"/>
            <w:tabs>
              <w:tab w:val="right" w:leader="dot" w:pos="10054"/>
            </w:tabs>
            <w:rPr>
              <w:ins w:id="118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19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"_Toc142598198"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noProof/>
              </w:rPr>
              <w:t xml:space="preserve">Módulo de </w:t>
            </w:r>
            <w:r w:rsidRPr="00230E74">
              <w:rPr>
                <w:rStyle w:val="Hipervnculo"/>
                <w:b/>
                <w:bCs/>
                <w:noProof/>
              </w:rPr>
              <w:t>Correcciones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0" w:author="jonathan correa" w:date="2023-08-10T22:15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76864A08" w14:textId="63F7B6B3" w:rsidR="00F94788" w:rsidRDefault="00F94788">
          <w:pPr>
            <w:pStyle w:val="TDC4"/>
            <w:tabs>
              <w:tab w:val="right" w:leader="dot" w:pos="10054"/>
            </w:tabs>
            <w:rPr>
              <w:ins w:id="121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22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"_Toc142598199"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CU-09 Gestionar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_Toc142598199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3" w:author="jonathan correa" w:date="2023-08-10T22:15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8D31EA1" w14:textId="0A2B4070" w:rsidR="00F94788" w:rsidRDefault="00F94788">
          <w:pPr>
            <w:pStyle w:val="TDC4"/>
            <w:tabs>
              <w:tab w:val="right" w:leader="dot" w:pos="10054"/>
            </w:tabs>
            <w:rPr>
              <w:ins w:id="124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25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"_Toc142598200"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Cs/>
                <w:noProof/>
              </w:rPr>
              <w:t>CU-10 Gestionar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6" w:author="jonathan correa" w:date="2023-08-10T22:15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764AB491" w14:textId="59BB96B7" w:rsidR="00F94788" w:rsidRDefault="00F94788">
          <w:pPr>
            <w:pStyle w:val="TDC1"/>
            <w:tabs>
              <w:tab w:val="right" w:leader="dot" w:pos="10054"/>
            </w:tabs>
            <w:rPr>
              <w:ins w:id="127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28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"_Toc142598201"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9" w:author="jonathan correa" w:date="2023-08-10T22:15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AFE13B7" w14:textId="42E17876" w:rsidR="00F94788" w:rsidRDefault="00F94788">
          <w:pPr>
            <w:pStyle w:val="TDC2"/>
            <w:rPr>
              <w:ins w:id="130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31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"_Toc142598202"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CU01- Crear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2" w:author="jonathan correa" w:date="2023-08-10T22:15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704722D4" w14:textId="675ED189" w:rsidR="00F94788" w:rsidRDefault="00F94788">
          <w:pPr>
            <w:pStyle w:val="TDC2"/>
            <w:rPr>
              <w:ins w:id="133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34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"_Toc142598203"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CU02- Cargar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5" w:author="jonathan correa" w:date="2023-08-10T22:15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74100690" w14:textId="25C145C6" w:rsidR="00F94788" w:rsidRDefault="00F94788">
          <w:pPr>
            <w:pStyle w:val="TDC2"/>
            <w:rPr>
              <w:ins w:id="136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37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"_Toc142598204"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CU03- Cargar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8" w:author="jonathan correa" w:date="2023-08-10T22:15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5D8C3B7" w14:textId="001FDFC6" w:rsidR="00F94788" w:rsidRDefault="00F94788">
          <w:pPr>
            <w:pStyle w:val="TDC2"/>
            <w:rPr>
              <w:ins w:id="139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40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"_Toc142598205"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CU04- Búsqueda elementos y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1" w:author="jonathan correa" w:date="2023-08-10T22:15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07D911A2" w14:textId="4E89FC10" w:rsidR="00F94788" w:rsidRDefault="00F94788">
          <w:pPr>
            <w:pStyle w:val="TDC2"/>
            <w:rPr>
              <w:ins w:id="142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43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"_Toc142598206"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CU05- Crear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4" w:author="jonathan correa" w:date="2023-08-10T22:15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2D8638A3" w14:textId="03EFFC5F" w:rsidR="00F94788" w:rsidRDefault="00F94788">
          <w:pPr>
            <w:pStyle w:val="TDC2"/>
            <w:rPr>
              <w:ins w:id="145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46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"_Toc142598207"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CU06- Cargar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7" w:author="jonathan correa" w:date="2023-08-10T22:15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1379551" w14:textId="1BBE6278" w:rsidR="00F94788" w:rsidRDefault="00F94788">
          <w:pPr>
            <w:pStyle w:val="TDC2"/>
            <w:rPr>
              <w:ins w:id="148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49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"_Toc142598208"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CU07- Cargar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0" w:author="jonathan correa" w:date="2023-08-10T22:15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1C67FE93" w14:textId="604FCF9E" w:rsidR="00F94788" w:rsidRDefault="00F94788">
          <w:pPr>
            <w:pStyle w:val="TDC2"/>
            <w:rPr>
              <w:ins w:id="151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52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"_Toc142598209"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CU08- Realizar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3" w:author="jonathan correa" w:date="2023-08-10T22:15:00Z"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5C9DFF14" w14:textId="245536C3" w:rsidR="00F94788" w:rsidRDefault="00F94788">
          <w:pPr>
            <w:pStyle w:val="TDC2"/>
            <w:rPr>
              <w:ins w:id="154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55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"_Toc142598210"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CU09- Gestionar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6" w:author="jonathan correa" w:date="2023-08-10T22:15:00Z"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44F8C84" w14:textId="426A2D46" w:rsidR="00F94788" w:rsidRDefault="00F94788">
          <w:pPr>
            <w:pStyle w:val="TDC2"/>
            <w:rPr>
              <w:ins w:id="157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58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"_Toc142598211"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CU10- Gestionar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9" w:author="jonathan correa" w:date="2023-08-10T22:15:00Z"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6ACE6D28" w14:textId="02DE03E9" w:rsidR="00F94788" w:rsidRDefault="00F94788">
          <w:pPr>
            <w:pStyle w:val="TDC1"/>
            <w:tabs>
              <w:tab w:val="right" w:leader="dot" w:pos="10054"/>
            </w:tabs>
            <w:rPr>
              <w:ins w:id="160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61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"_Toc142598212"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2" w:author="jonathan correa" w:date="2023-08-10T22:15:00Z"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0C3E8322" w14:textId="06A93565" w:rsidR="00F94788" w:rsidRDefault="00F94788">
          <w:pPr>
            <w:pStyle w:val="TDC1"/>
            <w:tabs>
              <w:tab w:val="right" w:leader="dot" w:pos="10054"/>
            </w:tabs>
            <w:rPr>
              <w:ins w:id="163" w:author="jonathan correa" w:date="2023-08-10T22:15:00Z"/>
              <w:rFonts w:asciiTheme="minorHAnsi" w:eastAsiaTheme="minorEastAsia" w:hAnsiTheme="minorHAnsi" w:cstheme="minorBidi"/>
              <w:noProof/>
            </w:rPr>
          </w:pPr>
          <w:ins w:id="164" w:author="jonathan correa" w:date="2023-08-10T22:15:00Z">
            <w:r w:rsidRPr="00230E74">
              <w:rPr>
                <w:rStyle w:val="Hipervnculo"/>
                <w:noProof/>
              </w:rPr>
              <w:fldChar w:fldCharType="begin"/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"_Toc142598213"</w:instrText>
            </w:r>
            <w:r w:rsidRPr="00230E74">
              <w:rPr>
                <w:rStyle w:val="Hipervnculo"/>
                <w:noProof/>
              </w:rPr>
              <w:instrText xml:space="preserve"> </w:instrText>
            </w:r>
            <w:r w:rsidRPr="00230E74">
              <w:rPr>
                <w:rStyle w:val="Hipervnculo"/>
                <w:noProof/>
              </w:rPr>
            </w:r>
            <w:r w:rsidRPr="00230E74">
              <w:rPr>
                <w:rStyle w:val="Hipervnculo"/>
                <w:noProof/>
              </w:rPr>
              <w:fldChar w:fldCharType="separate"/>
            </w:r>
            <w:r w:rsidRPr="00230E74">
              <w:rPr>
                <w:rStyle w:val="Hipervnculo"/>
                <w:b/>
                <w:bCs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_Toc142598213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5" w:author="jonathan correa" w:date="2023-08-10T22:15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230E74">
              <w:rPr>
                <w:rStyle w:val="Hipervnculo"/>
                <w:noProof/>
              </w:rPr>
              <w:fldChar w:fldCharType="end"/>
            </w:r>
          </w:ins>
        </w:p>
        <w:p w14:paraId="30F8FDF3" w14:textId="63885129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166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67" w:author="jonathan correa" w:date="2023-08-10T22:13:00Z">
            <w:r w:rsidRPr="00F94788" w:rsidDel="00F94788">
              <w:rPr>
                <w:b/>
                <w:noProof/>
                <w:rPrChange w:id="168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Objetivos</w:delText>
            </w:r>
            <w:r w:rsidDel="00F94788">
              <w:rPr>
                <w:noProof/>
                <w:webHidden/>
              </w:rPr>
              <w:tab/>
              <w:delText>3</w:delText>
            </w:r>
          </w:del>
        </w:p>
        <w:p w14:paraId="5B332E77" w14:textId="2301BC90" w:rsidR="003E4D83" w:rsidDel="00F94788" w:rsidRDefault="003E4D83">
          <w:pPr>
            <w:pStyle w:val="TDC2"/>
            <w:rPr>
              <w:del w:id="169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70" w:author="jonathan correa" w:date="2023-08-10T22:13:00Z">
            <w:r w:rsidRPr="00F94788" w:rsidDel="00F94788">
              <w:rPr>
                <w:b/>
                <w:noProof/>
                <w:rPrChange w:id="171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Contexto</w:delText>
            </w:r>
            <w:r w:rsidDel="00F94788">
              <w:rPr>
                <w:noProof/>
                <w:webHidden/>
              </w:rPr>
              <w:tab/>
              <w:delText>3</w:delText>
            </w:r>
          </w:del>
        </w:p>
        <w:p w14:paraId="558A673E" w14:textId="1C96BC33" w:rsidR="003E4D83" w:rsidDel="00F94788" w:rsidRDefault="003E4D83">
          <w:pPr>
            <w:pStyle w:val="TDC2"/>
            <w:rPr>
              <w:del w:id="172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73" w:author="jonathan correa" w:date="2023-08-10T22:13:00Z">
            <w:r w:rsidRPr="00F94788" w:rsidDel="00F94788">
              <w:rPr>
                <w:b/>
                <w:noProof/>
                <w:rPrChange w:id="174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Objetivo General</w:delText>
            </w:r>
            <w:r w:rsidDel="00F94788">
              <w:rPr>
                <w:noProof/>
                <w:webHidden/>
              </w:rPr>
              <w:tab/>
              <w:delText>3</w:delText>
            </w:r>
          </w:del>
        </w:p>
        <w:p w14:paraId="39A79176" w14:textId="50C1FBA2" w:rsidR="003E4D83" w:rsidDel="00F94788" w:rsidRDefault="003E4D83">
          <w:pPr>
            <w:pStyle w:val="TDC2"/>
            <w:rPr>
              <w:del w:id="175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76" w:author="jonathan correa" w:date="2023-08-10T22:13:00Z">
            <w:r w:rsidRPr="00F94788" w:rsidDel="00F94788">
              <w:rPr>
                <w:b/>
                <w:noProof/>
                <w:rPrChange w:id="177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Objetivo Particulares</w:delText>
            </w:r>
            <w:r w:rsidDel="00F94788">
              <w:rPr>
                <w:noProof/>
                <w:webHidden/>
              </w:rPr>
              <w:tab/>
              <w:delText>3</w:delText>
            </w:r>
          </w:del>
        </w:p>
        <w:p w14:paraId="6C8430D5" w14:textId="57B2A396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178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79" w:author="jonathan correa" w:date="2023-08-10T22:13:00Z">
            <w:r w:rsidRPr="00F94788" w:rsidDel="00F94788">
              <w:rPr>
                <w:b/>
                <w:noProof/>
                <w:rPrChange w:id="180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Alcance del sistema</w:delText>
            </w:r>
            <w:r w:rsidDel="00F94788">
              <w:rPr>
                <w:noProof/>
                <w:webHidden/>
              </w:rPr>
              <w:tab/>
              <w:delText>4</w:delText>
            </w:r>
          </w:del>
        </w:p>
        <w:p w14:paraId="26525AD5" w14:textId="5ABFC806" w:rsidR="003E4D83" w:rsidDel="00F94788" w:rsidRDefault="003E4D83">
          <w:pPr>
            <w:pStyle w:val="TDC2"/>
            <w:rPr>
              <w:del w:id="181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82" w:author="jonathan correa" w:date="2023-08-10T22:13:00Z">
            <w:r w:rsidRPr="00F94788" w:rsidDel="00F94788">
              <w:rPr>
                <w:rFonts w:ascii="Symbol" w:hAnsi="Symbol"/>
                <w:noProof/>
                <w:rPrChange w:id="183" w:author="jonathan correa" w:date="2023-08-10T22:13:00Z">
                  <w:rPr>
                    <w:rStyle w:val="Hipervnculo"/>
                    <w:rFonts w:ascii="Symbol" w:hAnsi="Symbol"/>
                    <w:noProof/>
                  </w:rPr>
                </w:rPrChange>
              </w:rPr>
              <w:delText></w:delText>
            </w:r>
            <w:r w:rsidDel="00F94788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94788" w:rsidDel="00F94788">
              <w:rPr>
                <w:b/>
                <w:noProof/>
                <w:rPrChange w:id="184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PN1. Gestión de Hallazgos</w:delText>
            </w:r>
            <w:r w:rsidDel="00F94788">
              <w:rPr>
                <w:noProof/>
                <w:webHidden/>
              </w:rPr>
              <w:tab/>
              <w:delText>4</w:delText>
            </w:r>
          </w:del>
        </w:p>
        <w:p w14:paraId="4073762B" w14:textId="4B545EEB" w:rsidR="003E4D83" w:rsidDel="00F94788" w:rsidRDefault="003E4D83">
          <w:pPr>
            <w:pStyle w:val="TDC2"/>
            <w:rPr>
              <w:del w:id="185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86" w:author="jonathan correa" w:date="2023-08-10T22:13:00Z">
            <w:r w:rsidRPr="00F94788" w:rsidDel="00F94788">
              <w:rPr>
                <w:rFonts w:ascii="Symbol" w:hAnsi="Symbol"/>
                <w:noProof/>
                <w:rPrChange w:id="187" w:author="jonathan correa" w:date="2023-08-10T22:13:00Z">
                  <w:rPr>
                    <w:rStyle w:val="Hipervnculo"/>
                    <w:rFonts w:ascii="Symbol" w:hAnsi="Symbol"/>
                    <w:noProof/>
                  </w:rPr>
                </w:rPrChange>
              </w:rPr>
              <w:delText></w:delText>
            </w:r>
            <w:r w:rsidDel="00F94788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94788" w:rsidDel="00F94788">
              <w:rPr>
                <w:b/>
                <w:noProof/>
                <w:rPrChange w:id="188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PN2. Gestión de Entregas.</w:delText>
            </w:r>
            <w:r w:rsidDel="00F94788">
              <w:rPr>
                <w:noProof/>
                <w:webHidden/>
              </w:rPr>
              <w:tab/>
              <w:delText>4</w:delText>
            </w:r>
          </w:del>
        </w:p>
        <w:p w14:paraId="288932D4" w14:textId="6317C82F" w:rsidR="003E4D83" w:rsidDel="00F94788" w:rsidRDefault="003E4D83">
          <w:pPr>
            <w:pStyle w:val="TDC2"/>
            <w:rPr>
              <w:del w:id="189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90" w:author="jonathan correa" w:date="2023-08-10T22:13:00Z">
            <w:r w:rsidRPr="00F94788" w:rsidDel="00F94788">
              <w:rPr>
                <w:rFonts w:ascii="Symbol" w:hAnsi="Symbol"/>
                <w:noProof/>
                <w:rPrChange w:id="191" w:author="jonathan correa" w:date="2023-08-10T22:13:00Z">
                  <w:rPr>
                    <w:rStyle w:val="Hipervnculo"/>
                    <w:rFonts w:ascii="Symbol" w:hAnsi="Symbol"/>
                    <w:noProof/>
                  </w:rPr>
                </w:rPrChange>
              </w:rPr>
              <w:delText></w:delText>
            </w:r>
            <w:r w:rsidDel="00F94788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94788" w:rsidDel="00F94788">
              <w:rPr>
                <w:b/>
                <w:noProof/>
                <w:rPrChange w:id="192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PN3. Gestión de Reporte.</w:delText>
            </w:r>
            <w:r w:rsidDel="00F94788">
              <w:rPr>
                <w:noProof/>
                <w:webHidden/>
              </w:rPr>
              <w:tab/>
              <w:delText>5</w:delText>
            </w:r>
          </w:del>
        </w:p>
        <w:p w14:paraId="326FB560" w14:textId="5AA2D74C" w:rsidR="003E4D83" w:rsidDel="00F94788" w:rsidRDefault="003E4D83">
          <w:pPr>
            <w:pStyle w:val="TDC2"/>
            <w:rPr>
              <w:del w:id="193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94" w:author="jonathan correa" w:date="2023-08-10T22:13:00Z">
            <w:r w:rsidRPr="00F94788" w:rsidDel="00F94788">
              <w:rPr>
                <w:rFonts w:ascii="Symbol" w:hAnsi="Symbol"/>
                <w:noProof/>
                <w:rPrChange w:id="195" w:author="jonathan correa" w:date="2023-08-10T22:13:00Z">
                  <w:rPr>
                    <w:rStyle w:val="Hipervnculo"/>
                    <w:rFonts w:ascii="Symbol" w:hAnsi="Symbol"/>
                    <w:noProof/>
                  </w:rPr>
                </w:rPrChange>
              </w:rPr>
              <w:delText></w:delText>
            </w:r>
            <w:r w:rsidDel="00F94788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94788" w:rsidDel="00F94788">
              <w:rPr>
                <w:b/>
                <w:noProof/>
                <w:rPrChange w:id="196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PN4. Gestión de Administraciones.</w:delText>
            </w:r>
            <w:r w:rsidDel="00F94788">
              <w:rPr>
                <w:noProof/>
                <w:webHidden/>
              </w:rPr>
              <w:tab/>
              <w:delText>5</w:delText>
            </w:r>
          </w:del>
        </w:p>
        <w:p w14:paraId="028DECDC" w14:textId="3D94F4D3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197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198" w:author="jonathan correa" w:date="2023-08-10T22:13:00Z">
            <w:r w:rsidRPr="00F94788" w:rsidDel="00F94788">
              <w:rPr>
                <w:b/>
                <w:noProof/>
                <w:rPrChange w:id="199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Organigrama</w:delText>
            </w:r>
            <w:r w:rsidDel="00F94788">
              <w:rPr>
                <w:noProof/>
                <w:webHidden/>
              </w:rPr>
              <w:tab/>
              <w:delText>6</w:delText>
            </w:r>
          </w:del>
        </w:p>
        <w:p w14:paraId="19C46441" w14:textId="1A2687BE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200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01" w:author="jonathan correa" w:date="2023-08-10T22:13:00Z">
            <w:r w:rsidRPr="00F94788" w:rsidDel="00F94788">
              <w:rPr>
                <w:b/>
                <w:bCs/>
                <w:noProof/>
                <w:rPrChange w:id="202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Personas involucradas con un sistema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1E46CB2A" w14:textId="187F4F2D" w:rsidR="003E4D83" w:rsidDel="00F94788" w:rsidRDefault="003E4D83">
          <w:pPr>
            <w:pStyle w:val="TDC2"/>
            <w:rPr>
              <w:del w:id="203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04" w:author="jonathan correa" w:date="2023-08-10T22:13:00Z">
            <w:r w:rsidRPr="00F94788" w:rsidDel="00F94788">
              <w:rPr>
                <w:b/>
                <w:noProof/>
                <w:rPrChange w:id="205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Actores Primarios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1CECC18F" w14:textId="2B9EEE82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06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07" w:author="jonathan correa" w:date="2023-08-10T22:13:00Z">
            <w:r w:rsidRPr="00F94788" w:rsidDel="00F94788">
              <w:rPr>
                <w:b/>
                <w:noProof/>
                <w:rPrChange w:id="208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Instructor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41CA4060" w14:textId="5D97C5B7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09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10" w:author="jonathan correa" w:date="2023-08-10T22:13:00Z">
            <w:r w:rsidRPr="00F94788" w:rsidDel="00F94788">
              <w:rPr>
                <w:b/>
                <w:noProof/>
                <w:rPrChange w:id="211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Supervisor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071469E9" w14:textId="06EF38C3" w:rsidR="003E4D83" w:rsidDel="00F94788" w:rsidRDefault="003E4D83">
          <w:pPr>
            <w:pStyle w:val="TDC2"/>
            <w:rPr>
              <w:del w:id="212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13" w:author="jonathan correa" w:date="2023-08-10T22:13:00Z">
            <w:r w:rsidRPr="00F94788" w:rsidDel="00F94788">
              <w:rPr>
                <w:b/>
                <w:noProof/>
                <w:rPrChange w:id="214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Actores Secundarios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352FCA9D" w14:textId="01AC790A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15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16" w:author="jonathan correa" w:date="2023-08-10T22:13:00Z">
            <w:r w:rsidRPr="00F94788" w:rsidDel="00F94788">
              <w:rPr>
                <w:b/>
                <w:noProof/>
                <w:rPrChange w:id="217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Testigo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057CC101" w14:textId="00E8C644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18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19" w:author="jonathan correa" w:date="2023-08-10T22:13:00Z">
            <w:r w:rsidRPr="00F94788" w:rsidDel="00F94788">
              <w:rPr>
                <w:b/>
                <w:noProof/>
                <w:rPrChange w:id="220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Descubridor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1E050048" w14:textId="3DC6397F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21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22" w:author="jonathan correa" w:date="2023-08-10T22:13:00Z">
            <w:r w:rsidRPr="00F94788" w:rsidDel="00F94788">
              <w:rPr>
                <w:b/>
                <w:noProof/>
                <w:rPrChange w:id="223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Propietario</w:delText>
            </w:r>
            <w:r w:rsidRPr="00F94788" w:rsidDel="00F94788">
              <w:rPr>
                <w:noProof/>
                <w:rPrChange w:id="224" w:author="jonathan correa" w:date="2023-08-10T22:13:00Z">
                  <w:rPr>
                    <w:rStyle w:val="Hipervnculo"/>
                    <w:noProof/>
                  </w:rPr>
                </w:rPrChange>
              </w:rPr>
              <w:delText>:</w:delText>
            </w:r>
            <w:r w:rsidDel="00F94788">
              <w:rPr>
                <w:noProof/>
                <w:webHidden/>
              </w:rPr>
              <w:tab/>
              <w:delText>7</w:delText>
            </w:r>
          </w:del>
        </w:p>
        <w:p w14:paraId="40E8977C" w14:textId="106AD8A8" w:rsidR="003E4D83" w:rsidDel="00F94788" w:rsidRDefault="003E4D83">
          <w:pPr>
            <w:pStyle w:val="TDC2"/>
            <w:rPr>
              <w:del w:id="225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26" w:author="jonathan correa" w:date="2023-08-10T22:13:00Z">
            <w:r w:rsidRPr="00F94788" w:rsidDel="00F94788">
              <w:rPr>
                <w:b/>
                <w:noProof/>
                <w:rPrChange w:id="227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Diagrama de contexto</w:delText>
            </w:r>
            <w:r w:rsidDel="00F94788">
              <w:rPr>
                <w:noProof/>
                <w:webHidden/>
              </w:rPr>
              <w:tab/>
              <w:delText>8</w:delText>
            </w:r>
          </w:del>
        </w:p>
        <w:p w14:paraId="360834E8" w14:textId="3E9ACFE8" w:rsidR="003E4D83" w:rsidDel="00F94788" w:rsidRDefault="003E4D83">
          <w:pPr>
            <w:pStyle w:val="TDC2"/>
            <w:rPr>
              <w:del w:id="228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29" w:author="jonathan correa" w:date="2023-08-10T22:13:00Z">
            <w:r w:rsidRPr="00F94788" w:rsidDel="00F94788">
              <w:rPr>
                <w:b/>
                <w:noProof/>
                <w:rPrChange w:id="230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Diagrama de Actividad</w:delText>
            </w:r>
            <w:r w:rsidDel="00F94788">
              <w:rPr>
                <w:noProof/>
                <w:webHidden/>
              </w:rPr>
              <w:tab/>
              <w:delText>9</w:delText>
            </w:r>
          </w:del>
        </w:p>
        <w:p w14:paraId="73E27F58" w14:textId="0E332952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231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32" w:author="jonathan correa" w:date="2023-08-10T22:13:00Z">
            <w:r w:rsidRPr="00F94788" w:rsidDel="00F94788">
              <w:rPr>
                <w:b/>
                <w:bCs/>
                <w:noProof/>
                <w:rPrChange w:id="233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Casos de usos</w:delText>
            </w:r>
            <w:r w:rsidDel="00F94788">
              <w:rPr>
                <w:noProof/>
                <w:webHidden/>
              </w:rPr>
              <w:tab/>
              <w:delText>11</w:delText>
            </w:r>
          </w:del>
        </w:p>
        <w:p w14:paraId="533C55B8" w14:textId="24482CCB" w:rsidR="003E4D83" w:rsidDel="00F94788" w:rsidRDefault="003E4D83">
          <w:pPr>
            <w:pStyle w:val="TDC2"/>
            <w:rPr>
              <w:del w:id="234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35" w:author="jonathan correa" w:date="2023-08-10T22:13:00Z">
            <w:r w:rsidRPr="00F94788" w:rsidDel="00F94788">
              <w:rPr>
                <w:b/>
                <w:bCs/>
                <w:noProof/>
                <w:rPrChange w:id="236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PN1-</w:delText>
            </w:r>
            <w:r w:rsidRPr="00F94788" w:rsidDel="00F94788">
              <w:rPr>
                <w:b/>
                <w:noProof/>
                <w:rPrChange w:id="237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Gestión de hallazgos</w:delText>
            </w:r>
            <w:r w:rsidDel="00F94788">
              <w:rPr>
                <w:noProof/>
                <w:webHidden/>
              </w:rPr>
              <w:tab/>
              <w:delText>11</w:delText>
            </w:r>
          </w:del>
        </w:p>
        <w:p w14:paraId="4CB14C55" w14:textId="59577779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38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39" w:author="jonathan correa" w:date="2023-08-10T22:13:00Z">
            <w:r w:rsidRPr="00F94788" w:rsidDel="00F94788">
              <w:rPr>
                <w:b/>
                <w:noProof/>
                <w:rPrChange w:id="240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Módulo de Hallazgo</w:delText>
            </w:r>
            <w:r w:rsidDel="00F94788">
              <w:rPr>
                <w:noProof/>
                <w:webHidden/>
              </w:rPr>
              <w:tab/>
              <w:delText>12</w:delText>
            </w:r>
          </w:del>
        </w:p>
        <w:p w14:paraId="48CA4693" w14:textId="5C572320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41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42" w:author="jonathan correa" w:date="2023-08-10T22:13:00Z">
            <w:r w:rsidRPr="00F94788" w:rsidDel="00F94788">
              <w:rPr>
                <w:bCs/>
                <w:noProof/>
                <w:rPrChange w:id="243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CU-01 Crear Hallazgo</w:delText>
            </w:r>
            <w:r w:rsidDel="00F94788">
              <w:rPr>
                <w:noProof/>
                <w:webHidden/>
              </w:rPr>
              <w:tab/>
              <w:delText>12</w:delText>
            </w:r>
          </w:del>
        </w:p>
        <w:p w14:paraId="13024C3F" w14:textId="15139198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44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45" w:author="jonathan correa" w:date="2023-08-10T22:13:00Z">
            <w:r w:rsidRPr="00F94788" w:rsidDel="00F94788">
              <w:rPr>
                <w:bCs/>
                <w:noProof/>
                <w:rPrChange w:id="246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CU-02 Cargar Elementos</w:delText>
            </w:r>
            <w:r w:rsidDel="00F94788">
              <w:rPr>
                <w:noProof/>
                <w:webHidden/>
              </w:rPr>
              <w:tab/>
              <w:delText>13</w:delText>
            </w:r>
          </w:del>
        </w:p>
        <w:p w14:paraId="5A33D45E" w14:textId="082232D4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47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48" w:author="jonathan correa" w:date="2023-08-10T22:13:00Z">
            <w:r w:rsidRPr="00F94788" w:rsidDel="00F94788">
              <w:rPr>
                <w:b/>
                <w:noProof/>
                <w:rPrChange w:id="249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Módulo de Intervinientes</w:delText>
            </w:r>
            <w:r w:rsidDel="00F94788">
              <w:rPr>
                <w:noProof/>
                <w:webHidden/>
              </w:rPr>
              <w:tab/>
              <w:delText>13</w:delText>
            </w:r>
          </w:del>
        </w:p>
        <w:p w14:paraId="1166FEEE" w14:textId="246C4AEB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50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51" w:author="jonathan correa" w:date="2023-08-10T22:13:00Z">
            <w:r w:rsidRPr="00F94788" w:rsidDel="00F94788">
              <w:rPr>
                <w:bCs/>
                <w:noProof/>
                <w:rPrChange w:id="252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CU-03 Cargar Intervinientes</w:delText>
            </w:r>
            <w:r w:rsidDel="00F94788">
              <w:rPr>
                <w:noProof/>
                <w:webHidden/>
              </w:rPr>
              <w:tab/>
              <w:delText>13</w:delText>
            </w:r>
          </w:del>
        </w:p>
        <w:p w14:paraId="374EAFB4" w14:textId="5564D812" w:rsidR="003E4D83" w:rsidDel="00F94788" w:rsidRDefault="003E4D83">
          <w:pPr>
            <w:pStyle w:val="TDC2"/>
            <w:rPr>
              <w:del w:id="253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54" w:author="jonathan correa" w:date="2023-08-10T22:13:00Z">
            <w:r w:rsidRPr="00F94788" w:rsidDel="00F94788">
              <w:rPr>
                <w:b/>
                <w:bCs/>
                <w:noProof/>
                <w:rPrChange w:id="255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PN2-Gestión de Entregas</w:delText>
            </w:r>
            <w:r w:rsidDel="00F94788">
              <w:rPr>
                <w:noProof/>
                <w:webHidden/>
              </w:rPr>
              <w:tab/>
              <w:delText>15</w:delText>
            </w:r>
          </w:del>
        </w:p>
        <w:p w14:paraId="60B74B8E" w14:textId="3F1F98A1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56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57" w:author="jonathan correa" w:date="2023-08-10T22:13:00Z">
            <w:r w:rsidRPr="00F94788" w:rsidDel="00F94788">
              <w:rPr>
                <w:b/>
                <w:noProof/>
                <w:rPrChange w:id="258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Módulo de Búsqueda:</w:delText>
            </w:r>
            <w:r w:rsidDel="00F94788">
              <w:rPr>
                <w:noProof/>
                <w:webHidden/>
              </w:rPr>
              <w:tab/>
              <w:delText>16</w:delText>
            </w:r>
          </w:del>
        </w:p>
        <w:p w14:paraId="72DA6525" w14:textId="7675401E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59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60" w:author="jonathan correa" w:date="2023-08-10T22:13:00Z">
            <w:r w:rsidRPr="00F94788" w:rsidDel="00F94788">
              <w:rPr>
                <w:bCs/>
                <w:noProof/>
                <w:rPrChange w:id="261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CU-04 Búsqueda Elemento / Hallazgo</w:delText>
            </w:r>
            <w:r w:rsidDel="00F94788">
              <w:rPr>
                <w:noProof/>
                <w:webHidden/>
              </w:rPr>
              <w:tab/>
              <w:delText>16</w:delText>
            </w:r>
          </w:del>
        </w:p>
        <w:p w14:paraId="3F671F1F" w14:textId="3E46476C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62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63" w:author="jonathan correa" w:date="2023-08-10T22:13:00Z">
            <w:r w:rsidRPr="00F94788" w:rsidDel="00F94788">
              <w:rPr>
                <w:b/>
                <w:noProof/>
                <w:rPrChange w:id="264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Módulo de entrega</w:delText>
            </w:r>
            <w:r w:rsidDel="00F94788">
              <w:rPr>
                <w:noProof/>
                <w:webHidden/>
              </w:rPr>
              <w:tab/>
              <w:delText>17</w:delText>
            </w:r>
          </w:del>
        </w:p>
        <w:p w14:paraId="7221CAA4" w14:textId="55EF9DFC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65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66" w:author="jonathan correa" w:date="2023-08-10T22:13:00Z">
            <w:r w:rsidRPr="00F94788" w:rsidDel="00F94788">
              <w:rPr>
                <w:bCs/>
                <w:noProof/>
                <w:rPrChange w:id="267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CU-05 Crear entrega</w:delText>
            </w:r>
            <w:r w:rsidDel="00F94788">
              <w:rPr>
                <w:noProof/>
                <w:webHidden/>
              </w:rPr>
              <w:tab/>
              <w:delText>17</w:delText>
            </w:r>
          </w:del>
        </w:p>
        <w:p w14:paraId="1567E260" w14:textId="0D747D7F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68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69" w:author="jonathan correa" w:date="2023-08-10T22:13:00Z">
            <w:r w:rsidRPr="00F94788" w:rsidDel="00F94788">
              <w:rPr>
                <w:bCs/>
                <w:noProof/>
                <w:rPrChange w:id="270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CU-06 Cargar elementos</w:delText>
            </w:r>
            <w:r w:rsidDel="00F94788">
              <w:rPr>
                <w:noProof/>
                <w:webHidden/>
              </w:rPr>
              <w:tab/>
              <w:delText>18</w:delText>
            </w:r>
          </w:del>
        </w:p>
        <w:p w14:paraId="4D644CD3" w14:textId="1A3DFD3B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71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72" w:author="jonathan correa" w:date="2023-08-10T22:13:00Z">
            <w:r w:rsidRPr="00F94788" w:rsidDel="00F94788">
              <w:rPr>
                <w:b/>
                <w:noProof/>
                <w:rPrChange w:id="273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>Módulo de Intervinientes</w:delText>
            </w:r>
            <w:r w:rsidDel="00F94788">
              <w:rPr>
                <w:noProof/>
                <w:webHidden/>
              </w:rPr>
              <w:tab/>
              <w:delText>18</w:delText>
            </w:r>
          </w:del>
        </w:p>
        <w:p w14:paraId="1BE40D3A" w14:textId="3CB7D0B5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74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75" w:author="jonathan correa" w:date="2023-08-10T22:13:00Z">
            <w:r w:rsidRPr="00F94788" w:rsidDel="00F94788">
              <w:rPr>
                <w:bCs/>
                <w:noProof/>
                <w:rPrChange w:id="276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CU-07 Cargar Intervinientes</w:delText>
            </w:r>
            <w:r w:rsidDel="00F94788">
              <w:rPr>
                <w:noProof/>
                <w:webHidden/>
              </w:rPr>
              <w:tab/>
              <w:delText>18</w:delText>
            </w:r>
          </w:del>
        </w:p>
        <w:p w14:paraId="16DC23FE" w14:textId="0A234BFE" w:rsidR="003E4D83" w:rsidDel="00F94788" w:rsidRDefault="003E4D83">
          <w:pPr>
            <w:pStyle w:val="TDC2"/>
            <w:rPr>
              <w:del w:id="277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78" w:author="jonathan correa" w:date="2023-08-10T22:13:00Z">
            <w:r w:rsidRPr="00F94788" w:rsidDel="00F94788">
              <w:rPr>
                <w:b/>
                <w:bCs/>
                <w:noProof/>
                <w:rPrChange w:id="279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PN3-Gestión de Reporte</w:delText>
            </w:r>
            <w:r w:rsidDel="00F94788">
              <w:rPr>
                <w:noProof/>
                <w:webHidden/>
              </w:rPr>
              <w:tab/>
              <w:delText>20</w:delText>
            </w:r>
          </w:del>
        </w:p>
        <w:p w14:paraId="165D8A69" w14:textId="7B5EEBDB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80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81" w:author="jonathan correa" w:date="2023-08-10T22:13:00Z">
            <w:r w:rsidRPr="00F94788" w:rsidDel="00F94788">
              <w:rPr>
                <w:b/>
                <w:noProof/>
                <w:rPrChange w:id="282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lastRenderedPageBreak/>
              <w:delText xml:space="preserve">Módulo de </w:delText>
            </w:r>
            <w:r w:rsidRPr="00F94788" w:rsidDel="00F94788">
              <w:rPr>
                <w:b/>
                <w:bCs/>
                <w:noProof/>
                <w:rPrChange w:id="283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Generación de reporte de hallazgos y entregas</w:delText>
            </w:r>
            <w:r w:rsidDel="00F94788">
              <w:rPr>
                <w:noProof/>
                <w:webHidden/>
              </w:rPr>
              <w:tab/>
              <w:delText>20</w:delText>
            </w:r>
          </w:del>
        </w:p>
        <w:p w14:paraId="1D93AE65" w14:textId="35BD8F82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84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85" w:author="jonathan correa" w:date="2023-08-10T22:13:00Z">
            <w:r w:rsidRPr="00F94788" w:rsidDel="00F94788">
              <w:rPr>
                <w:bCs/>
                <w:noProof/>
                <w:rPrChange w:id="286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CU-08 Realizar reporte</w:delText>
            </w:r>
            <w:r w:rsidDel="00F94788">
              <w:rPr>
                <w:noProof/>
                <w:webHidden/>
              </w:rPr>
              <w:tab/>
              <w:delText>20</w:delText>
            </w:r>
          </w:del>
        </w:p>
        <w:p w14:paraId="459620C6" w14:textId="71952997" w:rsidR="003E4D83" w:rsidDel="00F94788" w:rsidRDefault="003E4D83">
          <w:pPr>
            <w:pStyle w:val="TDC2"/>
            <w:rPr>
              <w:del w:id="287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88" w:author="jonathan correa" w:date="2023-08-10T22:13:00Z">
            <w:r w:rsidRPr="00F94788" w:rsidDel="00F94788">
              <w:rPr>
                <w:b/>
                <w:bCs/>
                <w:noProof/>
                <w:rPrChange w:id="289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PN4-Gestión de Administración</w:delText>
            </w:r>
            <w:r w:rsidDel="00F94788">
              <w:rPr>
                <w:noProof/>
                <w:webHidden/>
              </w:rPr>
              <w:tab/>
              <w:delText>21</w:delText>
            </w:r>
          </w:del>
        </w:p>
        <w:p w14:paraId="2B741BBB" w14:textId="76536EAD" w:rsidR="003E4D83" w:rsidDel="00F94788" w:rsidRDefault="003E4D83">
          <w:pPr>
            <w:pStyle w:val="TDC3"/>
            <w:tabs>
              <w:tab w:val="right" w:leader="dot" w:pos="10054"/>
            </w:tabs>
            <w:rPr>
              <w:del w:id="290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91" w:author="jonathan correa" w:date="2023-08-10T22:13:00Z">
            <w:r w:rsidRPr="00F94788" w:rsidDel="00F94788">
              <w:rPr>
                <w:b/>
                <w:noProof/>
                <w:rPrChange w:id="292" w:author="jonathan correa" w:date="2023-08-10T22:13:00Z">
                  <w:rPr>
                    <w:rStyle w:val="Hipervnculo"/>
                    <w:b/>
                    <w:noProof/>
                  </w:rPr>
                </w:rPrChange>
              </w:rPr>
              <w:delText xml:space="preserve">Módulo de </w:delText>
            </w:r>
            <w:r w:rsidRPr="00F94788" w:rsidDel="00F94788">
              <w:rPr>
                <w:b/>
                <w:bCs/>
                <w:noProof/>
                <w:rPrChange w:id="293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Correcciones</w:delText>
            </w:r>
            <w:r w:rsidDel="00F94788">
              <w:rPr>
                <w:noProof/>
                <w:webHidden/>
              </w:rPr>
              <w:tab/>
              <w:delText>21</w:delText>
            </w:r>
          </w:del>
        </w:p>
        <w:p w14:paraId="20589992" w14:textId="2662255F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94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95" w:author="jonathan correa" w:date="2023-08-10T22:13:00Z">
            <w:r w:rsidRPr="00F94788" w:rsidDel="00F94788">
              <w:rPr>
                <w:bCs/>
                <w:noProof/>
                <w:rPrChange w:id="296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CU-09 Gestionar Hallazgos</w:delText>
            </w:r>
            <w:r w:rsidDel="00F94788">
              <w:rPr>
                <w:noProof/>
                <w:webHidden/>
              </w:rPr>
              <w:tab/>
              <w:delText>21</w:delText>
            </w:r>
          </w:del>
        </w:p>
        <w:p w14:paraId="02083834" w14:textId="4F9BDDA3" w:rsidR="003E4D83" w:rsidDel="00F94788" w:rsidRDefault="003E4D83">
          <w:pPr>
            <w:pStyle w:val="TDC4"/>
            <w:tabs>
              <w:tab w:val="right" w:leader="dot" w:pos="10054"/>
            </w:tabs>
            <w:rPr>
              <w:del w:id="297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298" w:author="jonathan correa" w:date="2023-08-10T22:13:00Z">
            <w:r w:rsidRPr="00F94788" w:rsidDel="00F94788">
              <w:rPr>
                <w:bCs/>
                <w:noProof/>
                <w:rPrChange w:id="299" w:author="jonathan correa" w:date="2023-08-10T22:13:00Z">
                  <w:rPr>
                    <w:rStyle w:val="Hipervnculo"/>
                    <w:bCs/>
                    <w:noProof/>
                  </w:rPr>
                </w:rPrChange>
              </w:rPr>
              <w:delText>CU-10 Gestionar Entregas</w:delText>
            </w:r>
            <w:r w:rsidDel="00F94788">
              <w:rPr>
                <w:noProof/>
                <w:webHidden/>
              </w:rPr>
              <w:tab/>
              <w:delText>22</w:delText>
            </w:r>
          </w:del>
        </w:p>
        <w:p w14:paraId="1060E548" w14:textId="31594E19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300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01" w:author="jonathan correa" w:date="2023-08-10T22:13:00Z">
            <w:r w:rsidRPr="00F94788" w:rsidDel="00F94788">
              <w:rPr>
                <w:b/>
                <w:bCs/>
                <w:noProof/>
                <w:rPrChange w:id="302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Diagrama de secuencia</w:delText>
            </w:r>
            <w:r w:rsidDel="00F94788">
              <w:rPr>
                <w:noProof/>
                <w:webHidden/>
              </w:rPr>
              <w:tab/>
              <w:delText>23</w:delText>
            </w:r>
          </w:del>
        </w:p>
        <w:p w14:paraId="7048AC16" w14:textId="45AB0F6F" w:rsidR="003E4D83" w:rsidDel="00F94788" w:rsidRDefault="003E4D83">
          <w:pPr>
            <w:pStyle w:val="TDC2"/>
            <w:rPr>
              <w:del w:id="303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04" w:author="jonathan correa" w:date="2023-08-10T22:13:00Z">
            <w:r w:rsidRPr="00F94788" w:rsidDel="00F94788">
              <w:rPr>
                <w:b/>
                <w:bCs/>
                <w:noProof/>
                <w:rPrChange w:id="305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CU01- Crear Hallazgo</w:delText>
            </w:r>
            <w:r w:rsidDel="00F94788">
              <w:rPr>
                <w:noProof/>
                <w:webHidden/>
              </w:rPr>
              <w:tab/>
              <w:delText>23</w:delText>
            </w:r>
          </w:del>
        </w:p>
        <w:p w14:paraId="2EFEA9ED" w14:textId="5544D7F0" w:rsidR="003E4D83" w:rsidDel="00F94788" w:rsidRDefault="003E4D83">
          <w:pPr>
            <w:pStyle w:val="TDC2"/>
            <w:rPr>
              <w:del w:id="306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07" w:author="jonathan correa" w:date="2023-08-10T22:13:00Z">
            <w:r w:rsidRPr="00F94788" w:rsidDel="00F94788">
              <w:rPr>
                <w:b/>
                <w:bCs/>
                <w:noProof/>
                <w:rPrChange w:id="308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CU02- Cargar Elementos</w:delText>
            </w:r>
            <w:r w:rsidDel="00F94788">
              <w:rPr>
                <w:noProof/>
                <w:webHidden/>
              </w:rPr>
              <w:tab/>
              <w:delText>24</w:delText>
            </w:r>
          </w:del>
        </w:p>
        <w:p w14:paraId="7AC9AC28" w14:textId="42BB6214" w:rsidR="003E4D83" w:rsidDel="00F94788" w:rsidRDefault="003E4D83">
          <w:pPr>
            <w:pStyle w:val="TDC2"/>
            <w:rPr>
              <w:del w:id="309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10" w:author="jonathan correa" w:date="2023-08-10T22:13:00Z">
            <w:r w:rsidRPr="00F94788" w:rsidDel="00F94788">
              <w:rPr>
                <w:b/>
                <w:bCs/>
                <w:noProof/>
                <w:rPrChange w:id="311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CU03- Cargar Intervinientes</w:delText>
            </w:r>
            <w:r w:rsidDel="00F94788">
              <w:rPr>
                <w:noProof/>
                <w:webHidden/>
              </w:rPr>
              <w:tab/>
              <w:delText>25</w:delText>
            </w:r>
          </w:del>
        </w:p>
        <w:p w14:paraId="25DE6A2D" w14:textId="2C9F90D1" w:rsidR="003E4D83" w:rsidDel="00F94788" w:rsidRDefault="003E4D83">
          <w:pPr>
            <w:pStyle w:val="TDC2"/>
            <w:rPr>
              <w:del w:id="312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13" w:author="jonathan correa" w:date="2023-08-10T22:13:00Z">
            <w:r w:rsidRPr="00F94788" w:rsidDel="00F94788">
              <w:rPr>
                <w:b/>
                <w:bCs/>
                <w:noProof/>
                <w:rPrChange w:id="314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CU04- Búsqueda elementos y Hallazgo</w:delText>
            </w:r>
            <w:r w:rsidDel="00F94788">
              <w:rPr>
                <w:noProof/>
                <w:webHidden/>
              </w:rPr>
              <w:tab/>
              <w:delText>26</w:delText>
            </w:r>
          </w:del>
        </w:p>
        <w:p w14:paraId="609C0CB3" w14:textId="379C3C49" w:rsidR="003E4D83" w:rsidDel="00F94788" w:rsidRDefault="003E4D83">
          <w:pPr>
            <w:pStyle w:val="TDC2"/>
            <w:rPr>
              <w:del w:id="315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16" w:author="jonathan correa" w:date="2023-08-10T22:13:00Z">
            <w:r w:rsidRPr="00F94788" w:rsidDel="00F94788">
              <w:rPr>
                <w:b/>
                <w:bCs/>
                <w:noProof/>
                <w:rPrChange w:id="317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CU05- Crear Entrega</w:delText>
            </w:r>
            <w:r w:rsidDel="00F94788">
              <w:rPr>
                <w:noProof/>
                <w:webHidden/>
              </w:rPr>
              <w:tab/>
              <w:delText>27</w:delText>
            </w:r>
          </w:del>
        </w:p>
        <w:p w14:paraId="5DA00C63" w14:textId="5C9ED0FC" w:rsidR="003E4D83" w:rsidDel="00F94788" w:rsidRDefault="003E4D83">
          <w:pPr>
            <w:pStyle w:val="TDC2"/>
            <w:rPr>
              <w:del w:id="318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19" w:author="jonathan correa" w:date="2023-08-10T22:13:00Z">
            <w:r w:rsidRPr="00F94788" w:rsidDel="00F94788">
              <w:rPr>
                <w:b/>
                <w:bCs/>
                <w:noProof/>
                <w:rPrChange w:id="320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CU06- Cargar Elementos</w:delText>
            </w:r>
            <w:r w:rsidDel="00F94788">
              <w:rPr>
                <w:noProof/>
                <w:webHidden/>
              </w:rPr>
              <w:tab/>
              <w:delText>28</w:delText>
            </w:r>
          </w:del>
        </w:p>
        <w:p w14:paraId="6008183E" w14:textId="49E1F30B" w:rsidR="003E4D83" w:rsidDel="00F94788" w:rsidRDefault="003E4D83">
          <w:pPr>
            <w:pStyle w:val="TDC2"/>
            <w:rPr>
              <w:del w:id="321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22" w:author="jonathan correa" w:date="2023-08-10T22:13:00Z">
            <w:r w:rsidRPr="00F94788" w:rsidDel="00F94788">
              <w:rPr>
                <w:b/>
                <w:bCs/>
                <w:noProof/>
                <w:rPrChange w:id="323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CU07- Cargar Intervinientes</w:delText>
            </w:r>
            <w:r w:rsidDel="00F94788">
              <w:rPr>
                <w:noProof/>
                <w:webHidden/>
              </w:rPr>
              <w:tab/>
              <w:delText>29</w:delText>
            </w:r>
          </w:del>
        </w:p>
        <w:p w14:paraId="3196DA0A" w14:textId="43BA1429" w:rsidR="003E4D83" w:rsidDel="00F94788" w:rsidRDefault="003E4D83">
          <w:pPr>
            <w:pStyle w:val="TDC2"/>
            <w:rPr>
              <w:del w:id="324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25" w:author="jonathan correa" w:date="2023-08-10T22:13:00Z">
            <w:r w:rsidRPr="00F94788" w:rsidDel="00F94788">
              <w:rPr>
                <w:b/>
                <w:bCs/>
                <w:noProof/>
                <w:rPrChange w:id="326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CU08- Realizar reporte</w:delText>
            </w:r>
            <w:r w:rsidDel="00F94788">
              <w:rPr>
                <w:noProof/>
                <w:webHidden/>
              </w:rPr>
              <w:tab/>
              <w:delText>30</w:delText>
            </w:r>
          </w:del>
        </w:p>
        <w:p w14:paraId="03379178" w14:textId="078B38EE" w:rsidR="003E4D83" w:rsidDel="00F94788" w:rsidRDefault="003E4D83">
          <w:pPr>
            <w:pStyle w:val="TDC2"/>
            <w:rPr>
              <w:del w:id="327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28" w:author="jonathan correa" w:date="2023-08-10T22:13:00Z">
            <w:r w:rsidRPr="00F94788" w:rsidDel="00F94788">
              <w:rPr>
                <w:b/>
                <w:bCs/>
                <w:noProof/>
                <w:rPrChange w:id="329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CU09- Gestionar hallazgos</w:delText>
            </w:r>
            <w:r w:rsidDel="00F94788">
              <w:rPr>
                <w:noProof/>
                <w:webHidden/>
              </w:rPr>
              <w:tab/>
              <w:delText>31</w:delText>
            </w:r>
          </w:del>
        </w:p>
        <w:p w14:paraId="05D46849" w14:textId="0C5C847B" w:rsidR="003E4D83" w:rsidDel="00F94788" w:rsidRDefault="003E4D83">
          <w:pPr>
            <w:pStyle w:val="TDC2"/>
            <w:rPr>
              <w:del w:id="330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31" w:author="jonathan correa" w:date="2023-08-10T22:13:00Z">
            <w:r w:rsidRPr="00F94788" w:rsidDel="00F94788">
              <w:rPr>
                <w:b/>
                <w:bCs/>
                <w:noProof/>
                <w:rPrChange w:id="332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CU10- Gestionar entregas</w:delText>
            </w:r>
            <w:r w:rsidDel="00F94788">
              <w:rPr>
                <w:noProof/>
                <w:webHidden/>
              </w:rPr>
              <w:tab/>
              <w:delText>32</w:delText>
            </w:r>
          </w:del>
        </w:p>
        <w:p w14:paraId="40B17B22" w14:textId="6C54CC87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333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34" w:author="jonathan correa" w:date="2023-08-10T22:13:00Z">
            <w:r w:rsidRPr="00F94788" w:rsidDel="00F94788">
              <w:rPr>
                <w:b/>
                <w:bCs/>
                <w:noProof/>
                <w:rPrChange w:id="335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Diagrama de clases</w:delText>
            </w:r>
            <w:r w:rsidDel="00F94788">
              <w:rPr>
                <w:noProof/>
                <w:webHidden/>
              </w:rPr>
              <w:tab/>
              <w:delText>0</w:delText>
            </w:r>
          </w:del>
        </w:p>
        <w:p w14:paraId="73CDA42D" w14:textId="7B397C90" w:rsidR="003E4D83" w:rsidDel="00F94788" w:rsidRDefault="003E4D83">
          <w:pPr>
            <w:pStyle w:val="TDC1"/>
            <w:tabs>
              <w:tab w:val="right" w:leader="dot" w:pos="10054"/>
            </w:tabs>
            <w:rPr>
              <w:del w:id="336" w:author="jonathan correa" w:date="2023-08-10T22:13:00Z"/>
              <w:rFonts w:asciiTheme="minorHAnsi" w:eastAsiaTheme="minorEastAsia" w:hAnsiTheme="minorHAnsi" w:cstheme="minorBidi"/>
              <w:noProof/>
            </w:rPr>
          </w:pPr>
          <w:del w:id="337" w:author="jonathan correa" w:date="2023-08-10T22:13:00Z">
            <w:r w:rsidRPr="00F94788" w:rsidDel="00F94788">
              <w:rPr>
                <w:b/>
                <w:bCs/>
                <w:noProof/>
                <w:rPrChange w:id="338" w:author="jonathan correa" w:date="2023-08-10T22:13:00Z">
                  <w:rPr>
                    <w:rStyle w:val="Hipervnculo"/>
                    <w:b/>
                    <w:bCs/>
                    <w:noProof/>
                  </w:rPr>
                </w:rPrChange>
              </w:rPr>
              <w:delText>Diagrama Entidad Relación</w:delText>
            </w:r>
            <w:r w:rsidDel="00F94788">
              <w:rPr>
                <w:noProof/>
                <w:webHidden/>
              </w:rPr>
              <w:tab/>
              <w:delText>1</w:delText>
            </w:r>
          </w:del>
        </w:p>
        <w:p w14:paraId="6778881E" w14:textId="756B506B" w:rsidR="00077EDD" w:rsidRDefault="004E2DE6">
          <w:r>
            <w:fldChar w:fldCharType="end"/>
          </w:r>
        </w:p>
      </w:sdtContent>
    </w:sdt>
    <w:p w14:paraId="6E3D0CC4" w14:textId="77777777" w:rsidR="00B82A4D" w:rsidRPr="00087AF3" w:rsidRDefault="00B82A4D">
      <w:pPr>
        <w:rPr>
          <w:b/>
          <w:sz w:val="28"/>
          <w:szCs w:val="28"/>
          <w:u w:val="single"/>
        </w:rPr>
      </w:pPr>
    </w:p>
    <w:p w14:paraId="371FBC01" w14:textId="77777777" w:rsidR="00B82A4D" w:rsidRDefault="00B82A4D">
      <w:pPr>
        <w:rPr>
          <w:b/>
          <w:sz w:val="28"/>
          <w:szCs w:val="28"/>
        </w:rPr>
      </w:pPr>
    </w:p>
    <w:p w14:paraId="577C557E" w14:textId="77777777" w:rsidR="00B82A4D" w:rsidRDefault="00B82A4D">
      <w:pPr>
        <w:rPr>
          <w:b/>
          <w:sz w:val="28"/>
          <w:szCs w:val="28"/>
        </w:rPr>
      </w:pPr>
    </w:p>
    <w:p w14:paraId="57E8A886" w14:textId="77777777" w:rsidR="00B82A4D" w:rsidRDefault="00B82A4D">
      <w:pPr>
        <w:rPr>
          <w:b/>
          <w:sz w:val="28"/>
          <w:szCs w:val="28"/>
        </w:rPr>
      </w:pPr>
    </w:p>
    <w:p w14:paraId="13961026" w14:textId="77777777" w:rsidR="00B82A4D" w:rsidRDefault="00B82A4D">
      <w:pPr>
        <w:rPr>
          <w:b/>
          <w:sz w:val="28"/>
          <w:szCs w:val="28"/>
        </w:rPr>
      </w:pPr>
    </w:p>
    <w:p w14:paraId="7EF631C1" w14:textId="06CDE52C" w:rsidR="00B82A4D" w:rsidRDefault="00B82A4D">
      <w:pPr>
        <w:rPr>
          <w:b/>
          <w:sz w:val="28"/>
          <w:szCs w:val="28"/>
        </w:rPr>
      </w:pPr>
    </w:p>
    <w:p w14:paraId="23DD7605" w14:textId="020557AA" w:rsidR="00B2201F" w:rsidRDefault="00B2201F">
      <w:pPr>
        <w:rPr>
          <w:b/>
          <w:sz w:val="28"/>
          <w:szCs w:val="28"/>
        </w:rPr>
      </w:pPr>
    </w:p>
    <w:p w14:paraId="2200D0ED" w14:textId="145BE879" w:rsidR="00B2201F" w:rsidRDefault="00B2201F">
      <w:pPr>
        <w:rPr>
          <w:b/>
          <w:sz w:val="28"/>
          <w:szCs w:val="28"/>
        </w:rPr>
      </w:pPr>
    </w:p>
    <w:p w14:paraId="24F2224E" w14:textId="781AD496" w:rsidR="00B2201F" w:rsidRDefault="00B2201F">
      <w:pPr>
        <w:rPr>
          <w:b/>
          <w:sz w:val="28"/>
          <w:szCs w:val="28"/>
        </w:rPr>
      </w:pPr>
    </w:p>
    <w:p w14:paraId="385A7EEC" w14:textId="02C3E41A" w:rsidR="00B2201F" w:rsidRDefault="00B2201F">
      <w:pPr>
        <w:rPr>
          <w:b/>
          <w:sz w:val="28"/>
          <w:szCs w:val="28"/>
        </w:rPr>
      </w:pPr>
    </w:p>
    <w:p w14:paraId="30126E0C" w14:textId="4E148978" w:rsidR="00B2201F" w:rsidRDefault="00B2201F">
      <w:pPr>
        <w:rPr>
          <w:b/>
          <w:sz w:val="28"/>
          <w:szCs w:val="28"/>
        </w:rPr>
      </w:pPr>
    </w:p>
    <w:p w14:paraId="04EA998A" w14:textId="3710E78D" w:rsidR="00B2201F" w:rsidRDefault="00B2201F">
      <w:pPr>
        <w:rPr>
          <w:b/>
          <w:sz w:val="28"/>
          <w:szCs w:val="28"/>
        </w:rPr>
      </w:pPr>
    </w:p>
    <w:p w14:paraId="3D46669C" w14:textId="61F2651B" w:rsidR="00DE2CCC" w:rsidRPr="00982F86" w:rsidRDefault="00DE2CCC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339" w:name="_Toc142598159"/>
      <w:r w:rsidRPr="00982F86">
        <w:rPr>
          <w:rFonts w:ascii="Arial" w:hAnsi="Arial" w:cs="Arial"/>
          <w:b/>
          <w:sz w:val="28"/>
          <w:szCs w:val="28"/>
        </w:rPr>
        <w:lastRenderedPageBreak/>
        <w:t>Objetivos</w:t>
      </w:r>
      <w:bookmarkEnd w:id="339"/>
    </w:p>
    <w:p w14:paraId="774E633B" w14:textId="0BDED5C5" w:rsidR="00982F86" w:rsidRPr="00982F86" w:rsidRDefault="00DE2CCC" w:rsidP="00982F86">
      <w:pPr>
        <w:pStyle w:val="Ttulo2"/>
        <w:ind w:left="360"/>
      </w:pPr>
      <w:bookmarkStart w:id="340" w:name="_Toc142598160"/>
      <w:r w:rsidRPr="00982F86">
        <w:rPr>
          <w:rFonts w:ascii="Arial" w:hAnsi="Arial" w:cs="Arial"/>
          <w:b/>
          <w:sz w:val="22"/>
          <w:szCs w:val="22"/>
        </w:rPr>
        <w:t>Contexto</w:t>
      </w:r>
      <w:bookmarkEnd w:id="340"/>
    </w:p>
    <w:p w14:paraId="17BFFE68" w14:textId="7DA2656F" w:rsidR="00DE2CCC" w:rsidRPr="00982F86" w:rsidRDefault="00DE2CCC" w:rsidP="00982F86">
      <w:pPr>
        <w:pStyle w:val="Prrafodelista"/>
        <w:ind w:left="709"/>
        <w:rPr>
          <w:b/>
        </w:rPr>
      </w:pPr>
      <w:r w:rsidRPr="00982F86">
        <w:rPr>
          <w:bCs/>
        </w:rPr>
        <w:t xml:space="preserve">Organización </w:t>
      </w:r>
      <w:r w:rsidR="001C0F27">
        <w:rPr>
          <w:bCs/>
        </w:rPr>
        <w:t>Federal</w:t>
      </w:r>
      <w:r w:rsidRPr="00982F86">
        <w:rPr>
          <w:bCs/>
        </w:rPr>
        <w:t xml:space="preserve"> Policial para la Gestión de objetos hallados en los distintas </w:t>
      </w:r>
      <w:r w:rsidRPr="00982F86">
        <w:rPr>
          <w:b/>
        </w:rPr>
        <w:t xml:space="preserve">Unidades </w:t>
      </w:r>
      <w:r w:rsidRPr="00982F86">
        <w:rPr>
          <w:bCs/>
        </w:rPr>
        <w:t>(Aeropuertos)</w:t>
      </w:r>
      <w:r w:rsidR="001C0F27">
        <w:rPr>
          <w:bCs/>
        </w:rPr>
        <w:t xml:space="preserve"> del país</w:t>
      </w:r>
      <w:r w:rsidR="00630FB3" w:rsidRPr="00982F86">
        <w:rPr>
          <w:bCs/>
        </w:rPr>
        <w:t>.</w:t>
      </w:r>
    </w:p>
    <w:p w14:paraId="7FBB5C7D" w14:textId="77777777" w:rsidR="00630FB3" w:rsidRPr="00982F86" w:rsidRDefault="00630FB3" w:rsidP="00982F86">
      <w:pPr>
        <w:pStyle w:val="Prrafodelista"/>
        <w:ind w:left="426" w:firstLine="283"/>
        <w:rPr>
          <w:b/>
        </w:rPr>
      </w:pPr>
    </w:p>
    <w:p w14:paraId="0B9FCA01" w14:textId="389ED662" w:rsidR="00DE2CCC" w:rsidRDefault="00DE2CCC" w:rsidP="00982F86">
      <w:pPr>
        <w:pStyle w:val="Prrafodelista"/>
        <w:ind w:left="426" w:firstLine="283"/>
      </w:pPr>
      <w:r w:rsidRPr="00982F86">
        <w:t>El escenario inicial es el siguiente:</w:t>
      </w:r>
    </w:p>
    <w:p w14:paraId="409344D2" w14:textId="77777777" w:rsidR="00982F86" w:rsidRPr="00982F86" w:rsidRDefault="00982F86" w:rsidP="00982F86">
      <w:pPr>
        <w:pStyle w:val="Prrafodelista"/>
        <w:ind w:left="426" w:firstLine="283"/>
      </w:pPr>
    </w:p>
    <w:p w14:paraId="0C15303B" w14:textId="6C42222F" w:rsidR="00DE2CCC" w:rsidRPr="00982F86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 xml:space="preserve">El problema recae que todos los objetos hallados en </w:t>
      </w:r>
      <w:r w:rsidR="00CF3F7B" w:rsidRPr="00982F86">
        <w:t xml:space="preserve">una </w:t>
      </w:r>
      <w:r w:rsidRPr="00982F86">
        <w:t>unidad</w:t>
      </w:r>
      <w:r w:rsidR="00CF3F7B" w:rsidRPr="00982F86">
        <w:t xml:space="preserve">, </w:t>
      </w:r>
      <w:r w:rsidRPr="00982F86">
        <w:t xml:space="preserve">se lo lleva a una oficina destinada a </w:t>
      </w:r>
      <w:r w:rsidR="00CF3F7B" w:rsidRPr="00982F86">
        <w:t>almacenar</w:t>
      </w:r>
      <w:r w:rsidRPr="00982F86">
        <w:t xml:space="preserve"> todos los </w:t>
      </w:r>
      <w:r w:rsidR="00CF3F7B" w:rsidRPr="00982F86">
        <w:t xml:space="preserve">objetos </w:t>
      </w:r>
      <w:r w:rsidRPr="00982F86">
        <w:t xml:space="preserve">y </w:t>
      </w:r>
      <w:r w:rsidR="00CF3F7B" w:rsidRPr="00982F86">
        <w:t xml:space="preserve">en el cual </w:t>
      </w:r>
      <w:r w:rsidRPr="00982F86">
        <w:t xml:space="preserve">se </w:t>
      </w:r>
      <w:r w:rsidR="00CF3F7B" w:rsidRPr="00982F86">
        <w:t xml:space="preserve">describe características del objeto </w:t>
      </w:r>
      <w:r w:rsidRPr="00982F86">
        <w:t>en una planilla Excel, así como el lugar donde fue hallado</w:t>
      </w:r>
      <w:r w:rsidR="00CF3F7B" w:rsidRPr="00982F86">
        <w:t xml:space="preserve">, fecha de cuando se encontró y otras características </w:t>
      </w:r>
      <w:r w:rsidRPr="00982F86">
        <w:t>para que en posterior la persona que reconoce que perdió</w:t>
      </w:r>
      <w:r w:rsidR="00CF3F7B" w:rsidRPr="00982F86">
        <w:t xml:space="preserve"> es objeto </w:t>
      </w:r>
      <w:r w:rsidRPr="00982F86">
        <w:t>se dirija a ese lugar y retire lo que se olvida si es que puede identificar lo que se perdió.</w:t>
      </w:r>
    </w:p>
    <w:p w14:paraId="40266547" w14:textId="77777777" w:rsidR="00630FB3" w:rsidRPr="00982F86" w:rsidRDefault="00630FB3" w:rsidP="00982F86">
      <w:pPr>
        <w:pStyle w:val="Prrafodelista"/>
        <w:ind w:left="851"/>
      </w:pPr>
    </w:p>
    <w:p w14:paraId="23E7ECD3" w14:textId="0BD56EF3" w:rsidR="00DE2CCC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>El inconveniente surge al momento de buscar el objeto ya que son distintas las personas que completan esa planilla de Excel y no existe un parámetro establecido del tipo de objeto que está buscando. Asimismo, surge problemas a la hora de realizar un conteo total de los elementos hallad</w:t>
      </w:r>
      <w:r w:rsidR="00CF3F7B" w:rsidRPr="00982F86">
        <w:t>os/entregados</w:t>
      </w:r>
      <w:r w:rsidRPr="00982F86">
        <w:t xml:space="preserve"> en los distintos aeropuertos</w:t>
      </w:r>
      <w:r w:rsidR="00CF3F7B" w:rsidRPr="00982F86">
        <w:t>,</w:t>
      </w:r>
      <w:r w:rsidRPr="00982F86">
        <w:t xml:space="preserve"> </w:t>
      </w:r>
      <w:r w:rsidR="00CF3F7B" w:rsidRPr="00982F86">
        <w:t>p</w:t>
      </w:r>
      <w:r w:rsidRPr="00982F86">
        <w:t>orque al momento de resguardos los datos toman distintas metodologías de ingreso de datos.</w:t>
      </w:r>
    </w:p>
    <w:p w14:paraId="776CCC69" w14:textId="77777777" w:rsidR="00DE2CCC" w:rsidRPr="00982F86" w:rsidRDefault="00DE2CCC">
      <w:pPr>
        <w:rPr>
          <w:b/>
        </w:rPr>
      </w:pPr>
    </w:p>
    <w:p w14:paraId="3D4973FD" w14:textId="7FC8AC93" w:rsidR="00B82A4D" w:rsidRDefault="005C3C49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41" w:name="_Toc142598161"/>
      <w:r w:rsidRPr="00982F86">
        <w:rPr>
          <w:rFonts w:ascii="Arial" w:hAnsi="Arial" w:cs="Arial"/>
          <w:b/>
          <w:sz w:val="22"/>
          <w:szCs w:val="22"/>
        </w:rPr>
        <w:t>Objetivo General</w:t>
      </w:r>
      <w:bookmarkEnd w:id="341"/>
    </w:p>
    <w:p w14:paraId="509191D7" w14:textId="77777777" w:rsidR="00982F86" w:rsidRPr="00982F86" w:rsidRDefault="00982F86" w:rsidP="00982F86">
      <w:pPr>
        <w:ind w:left="349"/>
      </w:pPr>
    </w:p>
    <w:p w14:paraId="45F37612" w14:textId="6782D2DF" w:rsidR="00B82A4D" w:rsidRDefault="005C3C49">
      <w:pPr>
        <w:pStyle w:val="Prrafodelista"/>
        <w:numPr>
          <w:ilvl w:val="0"/>
          <w:numId w:val="1"/>
        </w:numPr>
        <w:ind w:left="851" w:hanging="284"/>
      </w:pPr>
      <w:r w:rsidRPr="00982F86">
        <w:t>Desarrollar un sistema que permita mejorar la administración de los objetos hallados</w:t>
      </w:r>
      <w:r w:rsidR="006E3B10">
        <w:t xml:space="preserve"> asi en su posterior entrega</w:t>
      </w:r>
      <w:r w:rsidRPr="00982F86">
        <w:t xml:space="preserve"> de manera efectiva y precisa</w:t>
      </w:r>
      <w:r w:rsidR="00DE2CCC" w:rsidRPr="00982F86">
        <w:t xml:space="preserve"> en todas las unidades</w:t>
      </w:r>
      <w:r w:rsidRPr="00982F86">
        <w:t xml:space="preserve">, </w:t>
      </w:r>
      <w:r w:rsidR="00DE2CCC" w:rsidRPr="00982F86">
        <w:t xml:space="preserve">y </w:t>
      </w:r>
      <w:r w:rsidRPr="00982F86">
        <w:t xml:space="preserve">que </w:t>
      </w:r>
      <w:r w:rsidR="00DE2CCC" w:rsidRPr="00982F86">
        <w:t xml:space="preserve">se </w:t>
      </w:r>
      <w:r w:rsidRPr="00982F86">
        <w:t xml:space="preserve">garantice </w:t>
      </w:r>
      <w:r w:rsidR="00DE2CCC" w:rsidRPr="00982F86">
        <w:t>la</w:t>
      </w:r>
      <w:r w:rsidRPr="00982F86">
        <w:t xml:space="preserve"> inconsistencia</w:t>
      </w:r>
      <w:r w:rsidR="00DE2CCC" w:rsidRPr="00982F86">
        <w:t xml:space="preserve"> de los datos, </w:t>
      </w:r>
      <w:r w:rsidRPr="00982F86">
        <w:t xml:space="preserve">reducir redundancias de </w:t>
      </w:r>
      <w:r w:rsidR="00DE2CCC" w:rsidRPr="00982F86">
        <w:t>objetos</w:t>
      </w:r>
      <w:r w:rsidRPr="00982F86">
        <w:t xml:space="preserve"> no clasificados, y poder </w:t>
      </w:r>
      <w:r w:rsidR="00DE2CCC" w:rsidRPr="00982F86">
        <w:t xml:space="preserve">unificar informacion </w:t>
      </w:r>
      <w:r w:rsidRPr="00982F86">
        <w:t>entre</w:t>
      </w:r>
      <w:r w:rsidR="00DE2CCC" w:rsidRPr="00982F86">
        <w:t xml:space="preserve"> las</w:t>
      </w:r>
      <w:r w:rsidRPr="00982F86">
        <w:t xml:space="preserve"> diferentes </w:t>
      </w:r>
      <w:r w:rsidR="00DE2CCC" w:rsidRPr="00982F86">
        <w:t>unidades</w:t>
      </w:r>
      <w:r w:rsidR="006E3B10">
        <w:t>. Poseer control de todo los realizado por las unidades en determinado tiempo.</w:t>
      </w:r>
    </w:p>
    <w:p w14:paraId="4AE9C382" w14:textId="77777777" w:rsidR="006E3B10" w:rsidRPr="00982F86" w:rsidRDefault="006E3B10" w:rsidP="006E3B10">
      <w:pPr>
        <w:pStyle w:val="Prrafodelista"/>
        <w:ind w:left="851"/>
      </w:pPr>
    </w:p>
    <w:p w14:paraId="1C6B4CAD" w14:textId="3A7447CB" w:rsidR="00630FB3" w:rsidRDefault="00CF3F7B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42" w:name="_Toc142598162"/>
      <w:r w:rsidRPr="00982F86">
        <w:rPr>
          <w:rFonts w:ascii="Arial" w:hAnsi="Arial" w:cs="Arial"/>
          <w:b/>
          <w:sz w:val="22"/>
          <w:szCs w:val="22"/>
        </w:rPr>
        <w:t>Objetivo Particulares</w:t>
      </w:r>
      <w:bookmarkEnd w:id="342"/>
    </w:p>
    <w:p w14:paraId="19F2FF34" w14:textId="77777777" w:rsidR="00982F86" w:rsidRPr="00982F86" w:rsidRDefault="00982F86" w:rsidP="00982F86"/>
    <w:p w14:paraId="5130E514" w14:textId="05B86FB1" w:rsidR="00982F86" w:rsidRDefault="008903B3">
      <w:pPr>
        <w:pStyle w:val="Prrafodelista"/>
        <w:numPr>
          <w:ilvl w:val="0"/>
          <w:numId w:val="1"/>
        </w:numPr>
        <w:ind w:left="851" w:hanging="284"/>
      </w:pPr>
      <w:r>
        <w:t>Informatizar la creación un hallazgo y clasificación de los objetos de una clasificación general a un particular para en posterior realizar un reporte por clasificación de los elementos hallados.</w:t>
      </w:r>
    </w:p>
    <w:p w14:paraId="3B88AF43" w14:textId="77777777" w:rsidR="008903B3" w:rsidRDefault="008903B3" w:rsidP="006E3B10">
      <w:pPr>
        <w:pStyle w:val="Prrafodelista"/>
        <w:ind w:left="851" w:hanging="284"/>
      </w:pPr>
    </w:p>
    <w:p w14:paraId="5979B12A" w14:textId="2DE8B754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Buscar en el Sistema en caso de ser necesario el hallazgo o entrega para ser impreso nuevamente. Asimismo, también me permita buscar un objeto y poder tener referencia a todos los objetos que se encuentra dentro del Hallazgo o Entrega</w:t>
      </w:r>
      <w:r w:rsidR="006E3B10">
        <w:t xml:space="preserve"> según corresponda</w:t>
      </w:r>
      <w:r>
        <w:t>.</w:t>
      </w:r>
    </w:p>
    <w:p w14:paraId="2C8E838E" w14:textId="77777777" w:rsidR="008903B3" w:rsidRDefault="008903B3" w:rsidP="006E3B10">
      <w:pPr>
        <w:pStyle w:val="Prrafodelista"/>
        <w:ind w:left="851" w:hanging="284"/>
      </w:pPr>
    </w:p>
    <w:p w14:paraId="5248E932" w14:textId="76CF72E0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Obtener la informacion de los intervinientes quede persistente en el sistema para que, en el caso de posteriores usos, pueda ser utilizado.</w:t>
      </w:r>
    </w:p>
    <w:p w14:paraId="159C4306" w14:textId="77777777" w:rsidR="008903B3" w:rsidRDefault="008903B3" w:rsidP="006E3B10">
      <w:pPr>
        <w:pStyle w:val="Prrafodelista"/>
        <w:ind w:left="851" w:hanging="284"/>
      </w:pPr>
    </w:p>
    <w:p w14:paraId="739EA7A2" w14:textId="13C232A4" w:rsidR="006E3B10" w:rsidRDefault="006E3B10">
      <w:pPr>
        <w:pStyle w:val="Prrafodelista"/>
        <w:numPr>
          <w:ilvl w:val="0"/>
          <w:numId w:val="1"/>
        </w:numPr>
        <w:ind w:left="851" w:hanging="284"/>
      </w:pPr>
      <w:r>
        <w:t xml:space="preserve">Realizar reportes con clasificación de </w:t>
      </w:r>
      <w:r w:rsidR="00337E7F">
        <w:t>los hallazgos</w:t>
      </w:r>
      <w:r w:rsidR="001C0F27">
        <w:t xml:space="preserve"> </w:t>
      </w:r>
      <w:r w:rsidR="00337E7F">
        <w:t>/</w:t>
      </w:r>
      <w:r w:rsidR="001C0F27">
        <w:t xml:space="preserve"> </w:t>
      </w:r>
      <w:r w:rsidR="00337E7F">
        <w:t xml:space="preserve">entregas y </w:t>
      </w:r>
      <w:r>
        <w:t xml:space="preserve">objetos </w:t>
      </w:r>
      <w:r w:rsidR="00337E7F">
        <w:t xml:space="preserve">pertenecientes </w:t>
      </w:r>
      <w:r>
        <w:t>de la unidad o de todas las unidades</w:t>
      </w:r>
      <w:r w:rsidR="00337E7F">
        <w:t xml:space="preserve"> según se requiera</w:t>
      </w:r>
      <w:r>
        <w:t>.</w:t>
      </w:r>
      <w:r w:rsidR="00337E7F">
        <w:t xml:space="preserve"> </w:t>
      </w:r>
    </w:p>
    <w:p w14:paraId="247DAEAF" w14:textId="77777777" w:rsidR="006E3B10" w:rsidRDefault="006E3B10" w:rsidP="006E3B10">
      <w:pPr>
        <w:pStyle w:val="Prrafodelista"/>
      </w:pPr>
    </w:p>
    <w:p w14:paraId="72CC58F5" w14:textId="77777777" w:rsidR="006E3B10" w:rsidRDefault="006E3B10" w:rsidP="006E3B10">
      <w:pPr>
        <w:pStyle w:val="Prrafodelista"/>
        <w:ind w:left="851"/>
      </w:pPr>
    </w:p>
    <w:p w14:paraId="79F84693" w14:textId="6BA57B68" w:rsidR="00B82A4D" w:rsidRPr="00982F86" w:rsidRDefault="00630FB3">
      <w:r w:rsidRPr="00982F86">
        <w:tab/>
      </w:r>
    </w:p>
    <w:p w14:paraId="44B86A5E" w14:textId="3DE8700F" w:rsidR="00B82A4D" w:rsidRPr="00982F86" w:rsidRDefault="005C3C49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343" w:name="_Toc142598163"/>
      <w:r w:rsidRPr="00982F86">
        <w:rPr>
          <w:rFonts w:ascii="Arial" w:hAnsi="Arial" w:cs="Arial"/>
          <w:b/>
          <w:sz w:val="28"/>
          <w:szCs w:val="28"/>
        </w:rPr>
        <w:lastRenderedPageBreak/>
        <w:t>Alcance del sistema</w:t>
      </w:r>
      <w:bookmarkEnd w:id="343"/>
    </w:p>
    <w:p w14:paraId="3E53DBC1" w14:textId="77777777" w:rsidR="001C0F27" w:rsidRDefault="001C0F27" w:rsidP="00630FB3">
      <w:pPr>
        <w:ind w:left="566"/>
      </w:pPr>
    </w:p>
    <w:p w14:paraId="71D56074" w14:textId="5A1A4EF4" w:rsidR="00B82A4D" w:rsidRPr="00982F86" w:rsidRDefault="005C3C49" w:rsidP="00630FB3">
      <w:pPr>
        <w:ind w:left="566"/>
      </w:pPr>
      <w:r w:rsidRPr="00982F86">
        <w:t>Del análisis previo realizado por el grupo se pudieron identificar los siguientes procesos de negocios de gestión:</w:t>
      </w:r>
    </w:p>
    <w:p w14:paraId="55D6D09C" w14:textId="77777777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49A5FD9E" w14:textId="05B3244F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344" w:name="_Toc142598164"/>
      <w:r w:rsidRPr="00982F86">
        <w:rPr>
          <w:rFonts w:ascii="Arial" w:hAnsi="Arial" w:cs="Arial"/>
          <w:b/>
          <w:sz w:val="22"/>
          <w:szCs w:val="22"/>
        </w:rPr>
        <w:t>PN1. Gestión de Hallazgo</w:t>
      </w:r>
      <w:r w:rsidR="006E3B10">
        <w:rPr>
          <w:rFonts w:ascii="Arial" w:hAnsi="Arial" w:cs="Arial"/>
          <w:b/>
          <w:sz w:val="22"/>
          <w:szCs w:val="22"/>
        </w:rPr>
        <w:t>s</w:t>
      </w:r>
      <w:bookmarkEnd w:id="344"/>
    </w:p>
    <w:p w14:paraId="4484A3DF" w14:textId="77777777" w:rsidR="00581898" w:rsidRPr="00581898" w:rsidRDefault="00581898" w:rsidP="00581898"/>
    <w:p w14:paraId="62EFD366" w14:textId="6B5FAC2D" w:rsidR="00337E7F" w:rsidRDefault="00982F86" w:rsidP="00337E7F">
      <w:pPr>
        <w:ind w:left="720"/>
      </w:pPr>
      <w:r w:rsidRPr="00982F86">
        <w:t>Esta gestión</w:t>
      </w:r>
      <w:r w:rsidR="00F77BB7">
        <w:t xml:space="preserve"> involucra la creación de un hallazgo, cargar los elementos que constituyen dicho hallazgo, registrar los intervinientes del mismo y realizar una impresión en papel de tod</w:t>
      </w:r>
      <w:r w:rsidR="0011678A">
        <w:t>as</w:t>
      </w:r>
      <w:r w:rsidR="00F77BB7">
        <w:t xml:space="preserve"> l</w:t>
      </w:r>
      <w:r w:rsidR="0011678A">
        <w:t>a informacion perteneciente al hallazgo</w:t>
      </w:r>
      <w:r w:rsidR="00F77BB7">
        <w:t xml:space="preserve">.  </w:t>
      </w:r>
      <w:r w:rsidR="00337E7F">
        <w:t xml:space="preserve"> </w:t>
      </w:r>
    </w:p>
    <w:p w14:paraId="3E79979B" w14:textId="59B9F07F" w:rsidR="00F77BB7" w:rsidRPr="00AF155D" w:rsidRDefault="00F77BB7" w:rsidP="00337E7F">
      <w:pPr>
        <w:ind w:left="720"/>
        <w:rPr>
          <w:color w:val="4472C4" w:themeColor="accent1"/>
        </w:rPr>
      </w:pPr>
    </w:p>
    <w:p w14:paraId="4940162C" w14:textId="55EB5980" w:rsidR="006F4761" w:rsidRPr="00AF155D" w:rsidRDefault="00F77BB7" w:rsidP="006F4761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Módulo de Hallazgo</w:t>
      </w:r>
    </w:p>
    <w:p w14:paraId="0B2B0F4B" w14:textId="0747D616" w:rsidR="00F77BB7" w:rsidRPr="00F77BB7" w:rsidRDefault="006F4761" w:rsidP="00F77BB7">
      <w:pPr>
        <w:ind w:left="720"/>
      </w:pPr>
      <w:r w:rsidRPr="006F4761">
        <w:rPr>
          <w:u w:val="single"/>
        </w:rPr>
        <w:t>Crear Hallazgo</w:t>
      </w:r>
      <w:r>
        <w:t xml:space="preserve">: </w:t>
      </w:r>
      <w:r w:rsidR="0011678A">
        <w:t>C</w:t>
      </w:r>
      <w:r w:rsidR="00F77BB7" w:rsidRPr="00F77BB7">
        <w:t xml:space="preserve">uando el </w:t>
      </w:r>
      <w:r w:rsidR="00F77BB7" w:rsidRPr="0011678A">
        <w:t>Descubridor</w:t>
      </w:r>
      <w:r w:rsidR="00F77BB7" w:rsidRPr="00F77BB7">
        <w:t xml:space="preserve"> se acerca a la oficina de hallazgos con</w:t>
      </w:r>
      <w:r w:rsidR="00F77BB7">
        <w:t xml:space="preserve"> los</w:t>
      </w:r>
      <w:r w:rsidR="00F77BB7" w:rsidRPr="00F77BB7">
        <w:t xml:space="preserve"> elementos</w:t>
      </w:r>
      <w:r w:rsidR="00F77BB7">
        <w:t xml:space="preserve"> que constituyen el mismo. El </w:t>
      </w:r>
      <w:r w:rsidR="00F77BB7" w:rsidRPr="0011678A">
        <w:t>Instructor</w:t>
      </w:r>
      <w:r w:rsidR="00F77BB7">
        <w:t xml:space="preserve"> le solicita que describa la fecha y hora y lugar donde encontró los elementos</w:t>
      </w:r>
      <w:r w:rsidR="0011678A">
        <w:t xml:space="preserve"> y el sistema proporciona un numero de acta correlativo según el año y la unidad que corresponda</w:t>
      </w:r>
      <w:r w:rsidR="00F77BB7">
        <w:t>.</w:t>
      </w:r>
    </w:p>
    <w:p w14:paraId="44160AB3" w14:textId="28801D28" w:rsidR="00B93426" w:rsidRPr="006F4761" w:rsidRDefault="006F4761" w:rsidP="006F4761">
      <w:pPr>
        <w:ind w:left="720"/>
        <w:rPr>
          <w:u w:val="single"/>
        </w:rPr>
      </w:pPr>
      <w:r w:rsidRPr="00AF155D">
        <w:rPr>
          <w:u w:val="single"/>
        </w:rPr>
        <w:t>Cargar Elementos</w:t>
      </w:r>
      <w:r>
        <w:t xml:space="preserve">: </w:t>
      </w:r>
      <w:r w:rsidR="00F77BB7">
        <w:t>una vez constituido el hallazgo</w:t>
      </w:r>
      <w:r w:rsidR="00927C4B">
        <w:t xml:space="preserve"> se procede a cargar el/los elementos que constituyen el </w:t>
      </w:r>
      <w:r w:rsidR="00927C4B" w:rsidRPr="006F4761">
        <w:t>hallazgo</w:t>
      </w:r>
      <w:r w:rsidR="00927C4B">
        <w:t xml:space="preserve">. Obteniendo por cada elemento una clasificación del objeto por ejemplo si se encuentra una mochila y dentro de ella posee una billetera, un celular, son tres elementos que pertenecen al mismo hallazgo, cada uno obteniendo una categoría general y otra </w:t>
      </w:r>
      <w:r w:rsidR="0011678A">
        <w:t>más</w:t>
      </w:r>
      <w:r w:rsidR="00927C4B">
        <w:t xml:space="preserve"> </w:t>
      </w:r>
      <w:r w:rsidR="0011678A">
        <w:t>particular,</w:t>
      </w:r>
      <w:r w:rsidR="00927C4B">
        <w:t xml:space="preserve"> es decir: </w:t>
      </w:r>
      <w:r w:rsidR="00077EDD">
        <w:t>Electrónico</w:t>
      </w:r>
      <w:r w:rsidR="00927C4B">
        <w:t>-Celular, Equipaje-Mochila. Además de la clasificación se colocará una descripción una breve descripción y cantidad</w:t>
      </w:r>
      <w:r w:rsidR="00B93426">
        <w:t xml:space="preserve"> de cada uno agregándolo a una lista de elementos pertenecientes al hallazgo</w:t>
      </w:r>
      <w:r w:rsidR="00927C4B">
        <w:t>.</w:t>
      </w:r>
    </w:p>
    <w:p w14:paraId="1C2BCE19" w14:textId="23D473C6" w:rsidR="00B82A4D" w:rsidRDefault="00AF155D" w:rsidP="0011678A">
      <w:pPr>
        <w:ind w:left="720"/>
        <w:rPr>
          <w:u w:val="single"/>
        </w:rPr>
      </w:pPr>
      <w:r w:rsidRPr="00AF155D">
        <w:rPr>
          <w:u w:val="single"/>
        </w:rPr>
        <w:t>Cargar intervinientes</w:t>
      </w:r>
      <w:r>
        <w:t xml:space="preserve">: </w:t>
      </w:r>
      <w:r w:rsidR="0011678A">
        <w:t>E</w:t>
      </w:r>
      <w:r w:rsidR="0011678A" w:rsidRPr="0011678A">
        <w:t xml:space="preserve">l </w:t>
      </w:r>
      <w:r w:rsidR="0011678A">
        <w:t>I</w:t>
      </w:r>
      <w:r w:rsidR="0011678A" w:rsidRPr="0011678A">
        <w:t>nstructor</w:t>
      </w:r>
      <w:r w:rsidR="0011678A">
        <w:t xml:space="preserve"> tutor</w:t>
      </w:r>
      <w:r>
        <w:t xml:space="preserve"> podrá en caso de querer imprimir el acta</w:t>
      </w:r>
      <w:r w:rsidR="0011678A">
        <w:t xml:space="preserve"> </w:t>
      </w:r>
      <w:r>
        <w:t>cargar</w:t>
      </w:r>
      <w:r w:rsidR="0011678A">
        <w:t xml:space="preserve"> a los intervinientes del hallazgo ya sea descubridor y testigos que presenciaron el hallazgo colocando DNI, nombre completo, teléfono y domicilio una vez hecho </w:t>
      </w:r>
      <w:r>
        <w:t xml:space="preserve">podrá acceder a la </w:t>
      </w:r>
      <w:r w:rsidR="0011678A">
        <w:t>impresión del acta de hallazgo.</w:t>
      </w:r>
    </w:p>
    <w:p w14:paraId="6397A0ED" w14:textId="77777777" w:rsidR="0011678A" w:rsidRPr="0011678A" w:rsidRDefault="0011678A" w:rsidP="0011678A">
      <w:pPr>
        <w:ind w:left="720"/>
        <w:rPr>
          <w:u w:val="single"/>
        </w:rPr>
      </w:pPr>
    </w:p>
    <w:p w14:paraId="7CFD7160" w14:textId="05F4D4C6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345" w:name="_Toc142598165"/>
      <w:r w:rsidRPr="00982F86">
        <w:rPr>
          <w:rFonts w:ascii="Arial" w:hAnsi="Arial" w:cs="Arial"/>
          <w:b/>
          <w:sz w:val="22"/>
          <w:szCs w:val="22"/>
        </w:rPr>
        <w:t>PN2. Gestión de Entrega</w:t>
      </w:r>
      <w:r w:rsidR="006E3B10">
        <w:rPr>
          <w:rFonts w:ascii="Arial" w:hAnsi="Arial" w:cs="Arial"/>
          <w:b/>
          <w:sz w:val="22"/>
          <w:szCs w:val="22"/>
        </w:rPr>
        <w:t>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345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69FBC61C" w14:textId="77777777" w:rsidR="0011678A" w:rsidRDefault="0011678A" w:rsidP="0011678A">
      <w:pPr>
        <w:pStyle w:val="Prrafodelista"/>
      </w:pPr>
    </w:p>
    <w:p w14:paraId="5F0E4ACB" w14:textId="53911DAC" w:rsidR="0011678A" w:rsidRDefault="0011678A" w:rsidP="0011678A">
      <w:pPr>
        <w:pStyle w:val="Prrafodelista"/>
      </w:pPr>
      <w:r w:rsidRPr="00982F86">
        <w:t>Esta gestión</w:t>
      </w:r>
      <w:r>
        <w:t xml:space="preserve"> involucra la creación de una entrega, buscar en el sistema los elementos para realizar una entrega, registrar los intervinientes del mismo y realizar una impresión en papel de todas la informacion perteneciente a la entrega.</w:t>
      </w:r>
    </w:p>
    <w:p w14:paraId="2F991E74" w14:textId="44FF5655" w:rsidR="00AF155D" w:rsidRPr="00AF155D" w:rsidRDefault="00B93426" w:rsidP="00B93426">
      <w:pPr>
        <w:ind w:left="720"/>
        <w:rPr>
          <w:color w:val="4472C4" w:themeColor="accent1"/>
        </w:rPr>
      </w:pPr>
      <w:r w:rsidRPr="00AF155D">
        <w:rPr>
          <w:color w:val="4472C4" w:themeColor="accent1"/>
          <w:u w:val="single"/>
        </w:rPr>
        <w:t>Módulo de Búsqueda</w:t>
      </w:r>
    </w:p>
    <w:p w14:paraId="4FA180A5" w14:textId="31FC9D45" w:rsidR="00B93426" w:rsidRDefault="00AF155D" w:rsidP="00B93426">
      <w:pPr>
        <w:ind w:left="720"/>
      </w:pPr>
      <w:r>
        <w:rPr>
          <w:u w:val="single"/>
        </w:rPr>
        <w:t>Búsqueda hallazgo / elementos</w:t>
      </w:r>
      <w:r w:rsidRPr="00AF155D">
        <w:t>:</w:t>
      </w:r>
      <w:r>
        <w:t xml:space="preserve"> </w:t>
      </w:r>
      <w:r w:rsidR="00B93426">
        <w:t>C</w:t>
      </w:r>
      <w:r w:rsidR="00B93426" w:rsidRPr="00F77BB7">
        <w:t xml:space="preserve">uando el </w:t>
      </w:r>
      <w:r w:rsidR="00B93426">
        <w:t>Propietario</w:t>
      </w:r>
      <w:r w:rsidR="00B93426" w:rsidRPr="00F77BB7">
        <w:t xml:space="preserve"> se acerca a la oficina de hallazgos </w:t>
      </w:r>
      <w:r w:rsidR="00B93426">
        <w:t xml:space="preserve">ingresando una breve descripción de elemento que perdió. El </w:t>
      </w:r>
      <w:r w:rsidR="00B93426" w:rsidRPr="0011678A">
        <w:t>Instructor</w:t>
      </w:r>
      <w:r w:rsidR="00B93426">
        <w:t xml:space="preserve"> busca en la base de datos del sistema, fecha y lugar</w:t>
      </w:r>
      <w:r>
        <w:t xml:space="preserve">, saber </w:t>
      </w:r>
      <w:proofErr w:type="spellStart"/>
      <w:r>
        <w:t>que</w:t>
      </w:r>
      <w:proofErr w:type="spellEnd"/>
      <w:r>
        <w:t xml:space="preserve"> tipo de elementos que perdió ejemplo (Electrónico, Documentación), descripción para realizar la búsqueda</w:t>
      </w:r>
      <w:r w:rsidR="00B93426">
        <w:t>.</w:t>
      </w:r>
    </w:p>
    <w:p w14:paraId="0375E50D" w14:textId="77777777" w:rsidR="00AF155D" w:rsidRDefault="00B93426" w:rsidP="00581898">
      <w:pPr>
        <w:ind w:left="720"/>
      </w:pPr>
      <w:r w:rsidRPr="00AF155D">
        <w:rPr>
          <w:color w:val="4472C4" w:themeColor="accent1"/>
          <w:u w:val="single"/>
        </w:rPr>
        <w:t>Módulo de Entrega</w:t>
      </w:r>
      <w:r>
        <w:t xml:space="preserve"> </w:t>
      </w:r>
    </w:p>
    <w:p w14:paraId="5B0F2110" w14:textId="1AFBD3F7" w:rsidR="00AF155D" w:rsidRDefault="00AF155D" w:rsidP="00B93426">
      <w:pPr>
        <w:ind w:left="720"/>
      </w:pPr>
      <w:r w:rsidRPr="00AF155D">
        <w:rPr>
          <w:u w:val="single"/>
        </w:rPr>
        <w:t>Crear Entrega:</w:t>
      </w:r>
      <w:r>
        <w:t xml:space="preserve"> </w:t>
      </w:r>
      <w:r w:rsidRPr="00AF155D">
        <w:t>En caso de haber resultado positivo en la búsqueda, lo que se dará es crear una entrega colocando fecha de la entrega</w:t>
      </w:r>
      <w:r w:rsidR="0096267A">
        <w:t>, observación</w:t>
      </w:r>
      <w:r w:rsidRPr="00AF155D">
        <w:t xml:space="preserve"> y el sistema proporciona un numero de acta correlativo según el año y la unidad que corresponda</w:t>
      </w:r>
      <w:r>
        <w:t>.</w:t>
      </w:r>
    </w:p>
    <w:p w14:paraId="16C7EBBF" w14:textId="532FCE7A" w:rsidR="00AF155D" w:rsidRDefault="00AF155D" w:rsidP="00E4653E">
      <w:pPr>
        <w:ind w:left="720"/>
      </w:pPr>
      <w:r>
        <w:rPr>
          <w:u w:val="single"/>
        </w:rPr>
        <w:lastRenderedPageBreak/>
        <w:t>Cargar Elementos:</w:t>
      </w:r>
      <w:r>
        <w:t xml:space="preserve"> </w:t>
      </w:r>
      <w:r w:rsidRPr="00AF155D">
        <w:t xml:space="preserve"> </w:t>
      </w:r>
      <w:r>
        <w:t xml:space="preserve">una vez constituido la Entrega se procede a cargar el/los elementos que constituyen </w:t>
      </w:r>
      <w:r w:rsidR="00E4653E">
        <w:t>la entrega, el sistema deberá cambiar el estado del elemento</w:t>
      </w:r>
      <w:r>
        <w:t>.</w:t>
      </w:r>
    </w:p>
    <w:p w14:paraId="665002B8" w14:textId="4D88EA78" w:rsidR="00B93426" w:rsidRDefault="005A5DF0" w:rsidP="00B93426">
      <w:pPr>
        <w:ind w:left="720"/>
        <w:rPr>
          <w:u w:val="single"/>
        </w:rPr>
      </w:pPr>
      <w:r>
        <w:rPr>
          <w:u w:val="single"/>
        </w:rPr>
        <w:t>Cargar intervinientes:</w:t>
      </w:r>
      <w:r w:rsidRPr="005A5DF0">
        <w:t xml:space="preserve"> </w:t>
      </w:r>
      <w:r w:rsidR="00B93426">
        <w:t>E</w:t>
      </w:r>
      <w:r w:rsidR="00B93426" w:rsidRPr="0011678A">
        <w:t xml:space="preserve">l </w:t>
      </w:r>
      <w:r w:rsidR="00B93426">
        <w:t>I</w:t>
      </w:r>
      <w:r w:rsidR="00B93426" w:rsidRPr="0011678A">
        <w:t>nstructor</w:t>
      </w:r>
      <w:r w:rsidR="00B93426">
        <w:t xml:space="preserve"> tutor cargará a los intervinientes </w:t>
      </w:r>
      <w:r w:rsidR="00581898">
        <w:t xml:space="preserve">de la </w:t>
      </w:r>
      <w:r w:rsidR="00757809">
        <w:t>entrega ya</w:t>
      </w:r>
      <w:r w:rsidR="00B93426">
        <w:t xml:space="preserve"> sea </w:t>
      </w:r>
      <w:r w:rsidR="00581898">
        <w:t xml:space="preserve">Propietario </w:t>
      </w:r>
      <w:r w:rsidR="00B93426">
        <w:t xml:space="preserve">y testigos que </w:t>
      </w:r>
      <w:r w:rsidR="00581898">
        <w:t>presencian la entrega</w:t>
      </w:r>
      <w:r w:rsidR="00B93426">
        <w:t xml:space="preserve"> colocando DNI, nombre completo, teléfono y domicilio una vez hecho esto se finaliza el con la impresión del acta </w:t>
      </w:r>
      <w:r w:rsidR="00B93426" w:rsidRPr="005A5DF0">
        <w:t>de</w:t>
      </w:r>
      <w:r w:rsidR="00B93426">
        <w:t xml:space="preserve"> </w:t>
      </w:r>
      <w:r w:rsidR="00593AB4">
        <w:t>Entrega</w:t>
      </w:r>
      <w:r w:rsidR="00B93426">
        <w:t>.</w:t>
      </w:r>
    </w:p>
    <w:p w14:paraId="092EDFDD" w14:textId="47D0D10D" w:rsidR="00B82A4D" w:rsidRDefault="00B82A4D">
      <w:pPr>
        <w:widowControl w:val="0"/>
        <w:spacing w:after="0" w:line="240" w:lineRule="auto"/>
        <w:ind w:left="566" w:right="49"/>
        <w:jc w:val="both"/>
      </w:pPr>
    </w:p>
    <w:p w14:paraId="30F0C9F9" w14:textId="77777777" w:rsidR="00D93054" w:rsidRPr="00982F86" w:rsidRDefault="00D93054">
      <w:pPr>
        <w:widowControl w:val="0"/>
        <w:spacing w:after="0" w:line="240" w:lineRule="auto"/>
        <w:ind w:left="566" w:right="49"/>
        <w:jc w:val="both"/>
      </w:pPr>
    </w:p>
    <w:p w14:paraId="149AEFF2" w14:textId="7D422248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346" w:name="_Toc142598166"/>
      <w:r w:rsidRPr="00982F86">
        <w:rPr>
          <w:rFonts w:ascii="Arial" w:hAnsi="Arial" w:cs="Arial"/>
          <w:b/>
          <w:sz w:val="22"/>
          <w:szCs w:val="22"/>
        </w:rPr>
        <w:t>PN3. Gestión de Reporte.</w:t>
      </w:r>
      <w:bookmarkEnd w:id="346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3BF6CBB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C642A8E" w14:textId="69E2C6F0" w:rsidR="00B82A4D" w:rsidRDefault="005C3C49" w:rsidP="00982F86">
      <w:pPr>
        <w:widowControl w:val="0"/>
        <w:spacing w:after="0" w:line="240" w:lineRule="auto"/>
        <w:ind w:left="709" w:right="49"/>
        <w:jc w:val="both"/>
      </w:pPr>
      <w:r w:rsidRPr="00982F86">
        <w:t xml:space="preserve">Esta gestión </w:t>
      </w:r>
      <w:r w:rsidR="00593AB4">
        <w:t xml:space="preserve">consiste </w:t>
      </w:r>
      <w:r w:rsidRPr="00982F86">
        <w:t xml:space="preserve">realizar </w:t>
      </w:r>
      <w:r w:rsidR="00A4666F" w:rsidRPr="00982F86">
        <w:t>un reporte</w:t>
      </w:r>
      <w:r w:rsidRPr="00982F86">
        <w:t xml:space="preserve"> a nivel región </w:t>
      </w:r>
      <w:r w:rsidR="00A4666F">
        <w:t xml:space="preserve">o unidad </w:t>
      </w:r>
      <w:r w:rsidRPr="00982F86">
        <w:t xml:space="preserve">los hallazgos y entregas </w:t>
      </w:r>
      <w:r w:rsidR="00A4666F">
        <w:t>realizadas por la mismas.</w:t>
      </w:r>
    </w:p>
    <w:p w14:paraId="0246179A" w14:textId="5604226C" w:rsidR="00A4666F" w:rsidRDefault="00A4666F" w:rsidP="00982F86">
      <w:pPr>
        <w:widowControl w:val="0"/>
        <w:spacing w:after="0" w:line="240" w:lineRule="auto"/>
        <w:ind w:left="709" w:right="49"/>
        <w:jc w:val="both"/>
      </w:pPr>
    </w:p>
    <w:p w14:paraId="3521C68A" w14:textId="4BDF3B34" w:rsidR="005A5DF0" w:rsidRDefault="00A4666F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color w:val="4472C4" w:themeColor="accent1"/>
          <w:u w:val="single"/>
        </w:rPr>
        <w:t>Modulo reporte</w:t>
      </w:r>
      <w:r w:rsidRPr="005A5DF0">
        <w:rPr>
          <w:color w:val="4472C4" w:themeColor="accent1"/>
        </w:rPr>
        <w:t xml:space="preserve"> </w:t>
      </w:r>
    </w:p>
    <w:p w14:paraId="4DEF217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7A95AE8" w14:textId="17C243BC" w:rsidR="00A4666F" w:rsidRDefault="001C0F27" w:rsidP="00982F86">
      <w:pPr>
        <w:widowControl w:val="0"/>
        <w:spacing w:after="0" w:line="240" w:lineRule="auto"/>
        <w:ind w:left="709" w:right="49"/>
        <w:jc w:val="both"/>
      </w:pPr>
      <w:r>
        <w:rPr>
          <w:u w:val="single"/>
        </w:rPr>
        <w:t xml:space="preserve">Generar </w:t>
      </w:r>
      <w:r w:rsidR="005A5DF0" w:rsidRPr="005A5DF0">
        <w:rPr>
          <w:u w:val="single"/>
        </w:rPr>
        <w:t>reporte:</w:t>
      </w:r>
      <w:r w:rsidR="00A4666F">
        <w:t xml:space="preserve"> supervisor podrá </w:t>
      </w:r>
      <w:r w:rsidR="00593AB4">
        <w:t>a través</w:t>
      </w:r>
      <w:r w:rsidR="00A4666F">
        <w:t xml:space="preserve"> al sistema </w:t>
      </w:r>
      <w:r w:rsidR="00593AB4">
        <w:t xml:space="preserve">obtener un </w:t>
      </w:r>
      <w:r w:rsidR="00A4666F">
        <w:t>reporte estableciendo parámetros de tiempo, unidad/regional, categoría, articulo, asi como las intervinientes.</w:t>
      </w:r>
    </w:p>
    <w:p w14:paraId="32E5E475" w14:textId="77777777" w:rsidR="00A4666F" w:rsidRPr="00982F86" w:rsidRDefault="00A4666F" w:rsidP="00982F86">
      <w:pPr>
        <w:widowControl w:val="0"/>
        <w:spacing w:after="0" w:line="240" w:lineRule="auto"/>
        <w:ind w:left="709" w:right="49"/>
        <w:jc w:val="both"/>
        <w:rPr>
          <w:b/>
        </w:rPr>
      </w:pPr>
    </w:p>
    <w:p w14:paraId="4BB7247D" w14:textId="4BFFBDDB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04B7CC05" w14:textId="6303FFCC" w:rsidR="00982F86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347" w:name="_Toc142598167"/>
      <w:r w:rsidRPr="00982F86">
        <w:rPr>
          <w:rFonts w:ascii="Arial" w:hAnsi="Arial" w:cs="Arial"/>
          <w:b/>
          <w:sz w:val="22"/>
          <w:szCs w:val="22"/>
        </w:rPr>
        <w:t xml:space="preserve">PN4. Gestión de </w:t>
      </w:r>
      <w:r w:rsidR="00593AB4">
        <w:rPr>
          <w:rFonts w:ascii="Arial" w:hAnsi="Arial" w:cs="Arial"/>
          <w:b/>
          <w:sz w:val="22"/>
          <w:szCs w:val="22"/>
        </w:rPr>
        <w:t>Administraciones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347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0746B029" w14:textId="77777777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</w:p>
    <w:p w14:paraId="12F0AF16" w14:textId="08C7B8F1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  <w:r w:rsidRPr="00982F86">
        <w:t xml:space="preserve">Esta gestión </w:t>
      </w:r>
      <w:r>
        <w:t>consiste en poder agregar nuevas categorías y artículos para la clasificación de los objetos, asimismo se podrá realizar modificaciones en los hallazgos/entregas y los elementos.</w:t>
      </w:r>
    </w:p>
    <w:p w14:paraId="2F9F7AE2" w14:textId="25F25FD9" w:rsidR="00593AB4" w:rsidRDefault="00593AB4" w:rsidP="00982F86">
      <w:pPr>
        <w:ind w:left="720"/>
      </w:pPr>
    </w:p>
    <w:p w14:paraId="034B330A" w14:textId="16131FD0" w:rsidR="00B82A4D" w:rsidRDefault="00696B69" w:rsidP="00077EDD">
      <w:pPr>
        <w:ind w:left="720"/>
      </w:pPr>
      <w:r w:rsidRPr="00696B69">
        <w:rPr>
          <w:u w:val="single"/>
        </w:rPr>
        <w:t>Modulo Correcciones</w:t>
      </w:r>
      <w:r>
        <w:t>: El supervisor podrá a través al sistema realizar correcciones (modificación/eliminación) de los hallazgos o entregas realizadas en caso de equivocación de los instructores.</w:t>
      </w:r>
    </w:p>
    <w:p w14:paraId="21A1D1AC" w14:textId="57F57DF6" w:rsidR="00B2201F" w:rsidRDefault="00B2201F" w:rsidP="00077EDD">
      <w:pPr>
        <w:ind w:left="720"/>
      </w:pPr>
    </w:p>
    <w:p w14:paraId="7FEE3555" w14:textId="7080FE74" w:rsidR="00B2201F" w:rsidRDefault="00B2201F" w:rsidP="00077EDD">
      <w:pPr>
        <w:ind w:left="720"/>
      </w:pPr>
    </w:p>
    <w:p w14:paraId="1FAE9CA8" w14:textId="77777777" w:rsidR="00B2201F" w:rsidRDefault="00B2201F" w:rsidP="00077EDD">
      <w:pPr>
        <w:ind w:left="720"/>
      </w:pPr>
    </w:p>
    <w:p w14:paraId="77313250" w14:textId="77777777" w:rsidR="00E6019B" w:rsidRDefault="00E6019B" w:rsidP="00077EDD">
      <w:pPr>
        <w:ind w:left="720"/>
      </w:pPr>
    </w:p>
    <w:p w14:paraId="3564107D" w14:textId="1A3D76D8" w:rsidR="00E6019B" w:rsidRDefault="00E6019B" w:rsidP="00077EDD">
      <w:pPr>
        <w:ind w:left="720"/>
      </w:pPr>
    </w:p>
    <w:p w14:paraId="430507C6" w14:textId="35FC9BCF" w:rsidR="003E4D83" w:rsidRDefault="003E4D83" w:rsidP="00077EDD">
      <w:pPr>
        <w:ind w:left="720"/>
      </w:pPr>
    </w:p>
    <w:p w14:paraId="36F2189C" w14:textId="00A6EC4C" w:rsidR="003E4D83" w:rsidRDefault="003E4D83" w:rsidP="00077EDD">
      <w:pPr>
        <w:ind w:left="720"/>
      </w:pPr>
    </w:p>
    <w:p w14:paraId="1EC3C800" w14:textId="57DC57CE" w:rsidR="003E4D83" w:rsidRDefault="003E4D83" w:rsidP="00077EDD">
      <w:pPr>
        <w:ind w:left="720"/>
      </w:pPr>
    </w:p>
    <w:p w14:paraId="3B215AD5" w14:textId="09A66936" w:rsidR="003E4D83" w:rsidRDefault="003E4D83" w:rsidP="00077EDD">
      <w:pPr>
        <w:ind w:left="720"/>
      </w:pPr>
    </w:p>
    <w:p w14:paraId="501EE933" w14:textId="4CE5264A" w:rsidR="003E4D83" w:rsidRDefault="003E4D83" w:rsidP="00077EDD">
      <w:pPr>
        <w:ind w:left="720"/>
      </w:pPr>
    </w:p>
    <w:p w14:paraId="0DFAB9C8" w14:textId="66B5D96A" w:rsidR="003E4D83" w:rsidRDefault="003E4D83" w:rsidP="00077EDD">
      <w:pPr>
        <w:ind w:left="720"/>
      </w:pPr>
    </w:p>
    <w:p w14:paraId="69629457" w14:textId="05E1CFD6" w:rsidR="003E4D83" w:rsidRDefault="003E4D83" w:rsidP="00077EDD">
      <w:pPr>
        <w:ind w:left="720"/>
      </w:pPr>
    </w:p>
    <w:p w14:paraId="42EEEC61" w14:textId="62EF2273" w:rsidR="003E4D83" w:rsidRDefault="003E4D83" w:rsidP="00077EDD">
      <w:pPr>
        <w:ind w:left="720"/>
      </w:pPr>
    </w:p>
    <w:p w14:paraId="0B096E1F" w14:textId="77777777" w:rsidR="003E4D83" w:rsidRDefault="003E4D83" w:rsidP="00077EDD">
      <w:pPr>
        <w:ind w:left="720"/>
      </w:pPr>
    </w:p>
    <w:p w14:paraId="59D8EAA2" w14:textId="77777777" w:rsidR="00E6019B" w:rsidRDefault="00E6019B" w:rsidP="00720638"/>
    <w:p w14:paraId="76F1BB3B" w14:textId="4FB33F84" w:rsidR="00B82A4D" w:rsidRPr="00982F86" w:rsidRDefault="005C3C49" w:rsidP="006411E5">
      <w:pPr>
        <w:pStyle w:val="Ttulo1"/>
        <w:rPr>
          <w:rFonts w:ascii="Arial" w:hAnsi="Arial" w:cs="Arial"/>
          <w:b/>
          <w:sz w:val="22"/>
          <w:szCs w:val="22"/>
        </w:rPr>
      </w:pPr>
      <w:bookmarkStart w:id="348" w:name="_Toc142598168"/>
      <w:r w:rsidRPr="00982F86">
        <w:rPr>
          <w:rFonts w:ascii="Arial" w:hAnsi="Arial" w:cs="Arial"/>
          <w:b/>
          <w:sz w:val="22"/>
          <w:szCs w:val="22"/>
        </w:rPr>
        <w:lastRenderedPageBreak/>
        <w:t>O</w:t>
      </w:r>
      <w:r w:rsidR="00077EDD">
        <w:rPr>
          <w:rFonts w:ascii="Arial" w:hAnsi="Arial" w:cs="Arial"/>
          <w:b/>
          <w:sz w:val="22"/>
          <w:szCs w:val="22"/>
        </w:rPr>
        <w:t>rganigrama</w:t>
      </w:r>
      <w:bookmarkEnd w:id="348"/>
    </w:p>
    <w:p w14:paraId="32A8B3E8" w14:textId="77777777" w:rsidR="00B82A4D" w:rsidRPr="00982F86" w:rsidRDefault="00B82A4D">
      <w:pPr>
        <w:jc w:val="center"/>
      </w:pPr>
    </w:p>
    <w:p w14:paraId="4D5BEAD9" w14:textId="6CD187FC" w:rsidR="00B82A4D" w:rsidRDefault="00E6019B" w:rsidP="00982F86">
      <w:pPr>
        <w:jc w:val="center"/>
      </w:pPr>
      <w:r w:rsidRPr="00E6019B">
        <w:rPr>
          <w:noProof/>
        </w:rPr>
        <w:drawing>
          <wp:inline distT="0" distB="0" distL="0" distR="0" wp14:anchorId="0C0FD7D2" wp14:editId="68945770">
            <wp:extent cx="5241954" cy="6623327"/>
            <wp:effectExtent l="0" t="0" r="0" b="6350"/>
            <wp:docPr id="2" name="Imagen 8" descr="Z:\AREA TECNICA\Jonathan\Organigram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REA TECNICA\Jonathan\Organigrama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32" cy="664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C71B" w14:textId="5E953AB0" w:rsidR="00087AF3" w:rsidRDefault="00087AF3" w:rsidP="00982F86">
      <w:pPr>
        <w:jc w:val="center"/>
      </w:pPr>
    </w:p>
    <w:p w14:paraId="1DF950A6" w14:textId="4EA48BAB" w:rsidR="00087AF3" w:rsidRDefault="00087AF3" w:rsidP="00982F86">
      <w:pPr>
        <w:jc w:val="center"/>
      </w:pPr>
    </w:p>
    <w:p w14:paraId="198EF79D" w14:textId="03D254A9" w:rsidR="00087AF3" w:rsidRDefault="00087AF3" w:rsidP="00982F86">
      <w:pPr>
        <w:jc w:val="center"/>
      </w:pPr>
    </w:p>
    <w:p w14:paraId="3706901E" w14:textId="77777777" w:rsidR="003E4D83" w:rsidRDefault="003E4D83" w:rsidP="00982F86">
      <w:pPr>
        <w:jc w:val="center"/>
      </w:pPr>
    </w:p>
    <w:p w14:paraId="36A964E5" w14:textId="77777777" w:rsidR="00087AF3" w:rsidRPr="00087AF3" w:rsidRDefault="00087AF3" w:rsidP="00982F86">
      <w:pPr>
        <w:jc w:val="center"/>
        <w:rPr>
          <w:u w:val="single"/>
        </w:rPr>
      </w:pPr>
    </w:p>
    <w:p w14:paraId="5FD92861" w14:textId="53E0F540" w:rsidR="00982F86" w:rsidRPr="00696B69" w:rsidRDefault="00696B69" w:rsidP="00696B69">
      <w:pPr>
        <w:pStyle w:val="Ttulo1"/>
        <w:rPr>
          <w:rFonts w:ascii="Arial" w:hAnsi="Arial" w:cs="Arial"/>
          <w:b/>
          <w:bCs/>
        </w:rPr>
      </w:pPr>
      <w:bookmarkStart w:id="349" w:name="_Toc142598169"/>
      <w:r w:rsidRPr="00696B69">
        <w:rPr>
          <w:rFonts w:ascii="Arial" w:hAnsi="Arial" w:cs="Arial"/>
          <w:b/>
          <w:bCs/>
        </w:rPr>
        <w:lastRenderedPageBreak/>
        <w:t>Personas involucradas con un sistema</w:t>
      </w:r>
      <w:bookmarkEnd w:id="349"/>
    </w:p>
    <w:p w14:paraId="5A4D5D73" w14:textId="77777777" w:rsidR="00B82A4D" w:rsidRPr="006411E5" w:rsidRDefault="00B82A4D">
      <w:pPr>
        <w:jc w:val="center"/>
      </w:pPr>
    </w:p>
    <w:p w14:paraId="6506DDB7" w14:textId="77777777" w:rsidR="00B82A4D" w:rsidRPr="006411E5" w:rsidRDefault="005C3C49" w:rsidP="006411E5">
      <w:pPr>
        <w:pStyle w:val="Ttulo2"/>
        <w:ind w:left="284"/>
        <w:rPr>
          <w:rFonts w:ascii="Arial" w:hAnsi="Arial" w:cs="Arial"/>
          <w:b/>
          <w:sz w:val="22"/>
          <w:szCs w:val="22"/>
          <w:u w:val="single"/>
        </w:rPr>
      </w:pPr>
      <w:bookmarkStart w:id="350" w:name="_Toc142598170"/>
      <w:r w:rsidRPr="006411E5">
        <w:rPr>
          <w:rFonts w:ascii="Arial" w:hAnsi="Arial" w:cs="Arial"/>
          <w:b/>
          <w:sz w:val="22"/>
          <w:szCs w:val="22"/>
          <w:u w:val="single"/>
        </w:rPr>
        <w:t>Actores Primarios</w:t>
      </w:r>
      <w:bookmarkEnd w:id="350"/>
    </w:p>
    <w:p w14:paraId="5374A69F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85FA968" w14:textId="77777777" w:rsidR="008903B3" w:rsidRPr="006411E5" w:rsidRDefault="008903B3" w:rsidP="00696B69">
      <w:pPr>
        <w:pStyle w:val="Ttulo3"/>
        <w:ind w:firstLine="720"/>
        <w:rPr>
          <w:rFonts w:ascii="Arial" w:hAnsi="Arial" w:cs="Arial"/>
        </w:rPr>
      </w:pPr>
      <w:bookmarkStart w:id="351" w:name="_Toc142598171"/>
      <w:r w:rsidRPr="006411E5">
        <w:rPr>
          <w:rFonts w:ascii="Arial" w:hAnsi="Arial" w:cs="Arial"/>
          <w:b/>
        </w:rPr>
        <w:t>Instructor</w:t>
      </w:r>
      <w:bookmarkEnd w:id="351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3D29063E" w14:textId="15C16062" w:rsidR="00B82A4D" w:rsidRPr="006411E5" w:rsidRDefault="005C3C49" w:rsidP="00077EDD">
      <w:pPr>
        <w:widowControl w:val="0"/>
        <w:spacing w:after="0" w:line="276" w:lineRule="auto"/>
        <w:ind w:left="720" w:right="49"/>
      </w:pPr>
      <w:r w:rsidRPr="006411E5">
        <w:t xml:space="preserve">Es el encargado de crear el hallazgo, agregar los elementos encontrados, de cargar a </w:t>
      </w:r>
      <w:r w:rsidR="00077EDD" w:rsidRPr="006411E5">
        <w:t>las personas involucradas</w:t>
      </w:r>
      <w:r w:rsidRPr="006411E5">
        <w:t>, de imprimir y hacer firmar a los intervinientes el acta de hallazgo</w:t>
      </w:r>
      <w:r w:rsidR="00077EDD">
        <w:t xml:space="preserve"> </w:t>
      </w:r>
      <w:r w:rsidR="00077EDD" w:rsidRPr="006411E5">
        <w:rPr>
          <w:b/>
        </w:rPr>
        <w:t>(PN1)</w:t>
      </w:r>
      <w:r w:rsidRPr="006411E5">
        <w:t xml:space="preserve">, de la misma manera le corresponde buscar los elementos descritos por </w:t>
      </w:r>
      <w:r w:rsidR="00077EDD" w:rsidRPr="006411E5">
        <w:t>el propietario</w:t>
      </w:r>
      <w:r w:rsidRPr="006411E5">
        <w:t xml:space="preserve"> en el sistema y realizar la entrega del o los elementos encontrados, de imprimir y hacer firmar a los intervinientes el acta de entrega</w:t>
      </w:r>
      <w:r w:rsidR="00077EDD">
        <w:t xml:space="preserve"> </w:t>
      </w:r>
      <w:r w:rsidR="00077EDD" w:rsidRPr="006411E5">
        <w:rPr>
          <w:b/>
        </w:rPr>
        <w:t>(PN2)</w:t>
      </w:r>
      <w:r w:rsidRPr="006411E5">
        <w:t>.</w:t>
      </w:r>
    </w:p>
    <w:p w14:paraId="69E14240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F0D0822" w14:textId="51FDBC85" w:rsidR="00696B69" w:rsidRPr="006411E5" w:rsidRDefault="005C3C49" w:rsidP="006411E5">
      <w:pPr>
        <w:pStyle w:val="Ttulo3"/>
        <w:ind w:firstLine="720"/>
        <w:rPr>
          <w:rFonts w:ascii="Arial" w:hAnsi="Arial" w:cs="Arial"/>
        </w:rPr>
      </w:pPr>
      <w:bookmarkStart w:id="352" w:name="_Toc142598172"/>
      <w:r w:rsidRPr="006411E5">
        <w:rPr>
          <w:rFonts w:ascii="Arial" w:hAnsi="Arial" w:cs="Arial"/>
          <w:b/>
          <w:sz w:val="22"/>
          <w:szCs w:val="22"/>
        </w:rPr>
        <w:t>Supervisor</w:t>
      </w:r>
      <w:bookmarkEnd w:id="352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01B78744" w14:textId="7DA3F39D" w:rsidR="00B82A4D" w:rsidRPr="001C0F27" w:rsidRDefault="005C3C49" w:rsidP="00077EDD">
      <w:pPr>
        <w:widowControl w:val="0"/>
        <w:spacing w:after="0" w:line="276" w:lineRule="auto"/>
        <w:ind w:left="709" w:right="49"/>
        <w:rPr>
          <w:u w:val="single"/>
        </w:rPr>
      </w:pPr>
      <w:r w:rsidRPr="006411E5">
        <w:t xml:space="preserve">Es el encargado de supervisar los hallazgos y entregas realizadas dependiendo de la Unidad asignada a su supervisión pudiendo éste realizar reportes de </w:t>
      </w:r>
      <w:r w:rsidR="00077EDD">
        <w:t xml:space="preserve">los </w:t>
      </w:r>
      <w:r w:rsidRPr="006411E5">
        <w:t>Hallazgos y Entregas realizadas</w:t>
      </w:r>
      <w:r w:rsidR="006411E5">
        <w:t xml:space="preserve"> </w:t>
      </w:r>
      <w:r w:rsidR="006411E5" w:rsidRPr="001C0F27">
        <w:rPr>
          <w:b/>
        </w:rPr>
        <w:t>(PN3)</w:t>
      </w:r>
      <w:r w:rsidRPr="006411E5">
        <w:t>. El cual podrá en caso de equivocación de los instructores luego de realizar la entrega o el hallazgo tener la potestad de eliminarlo o modificarlo según corresponda una vez finalizado por el instructor</w:t>
      </w:r>
      <w:r w:rsidR="001C0F27">
        <w:t>.</w:t>
      </w:r>
      <w:r w:rsidR="001C0F27" w:rsidRPr="001C0F27">
        <w:rPr>
          <w:b/>
        </w:rPr>
        <w:t xml:space="preserve"> (PN</w:t>
      </w:r>
      <w:r w:rsidR="001C0F27">
        <w:rPr>
          <w:b/>
        </w:rPr>
        <w:t>4</w:t>
      </w:r>
      <w:r w:rsidR="001C0F27" w:rsidRPr="001C0F27">
        <w:rPr>
          <w:b/>
        </w:rPr>
        <w:t>)</w:t>
      </w:r>
    </w:p>
    <w:p w14:paraId="78CCF266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A772E4B" w14:textId="77777777" w:rsidR="00B82A4D" w:rsidRPr="006411E5" w:rsidRDefault="00B82A4D">
      <w:pPr>
        <w:widowControl w:val="0"/>
        <w:spacing w:after="0" w:line="240" w:lineRule="auto"/>
        <w:ind w:left="425" w:right="49"/>
        <w:rPr>
          <w:u w:val="single"/>
        </w:rPr>
      </w:pPr>
    </w:p>
    <w:p w14:paraId="2937C884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C143E8D" w14:textId="77777777" w:rsidR="00B82A4D" w:rsidRPr="006411E5" w:rsidRDefault="005C3C49" w:rsidP="006411E5">
      <w:pPr>
        <w:pStyle w:val="Ttulo2"/>
        <w:rPr>
          <w:rFonts w:ascii="Arial" w:hAnsi="Arial" w:cs="Arial"/>
          <w:sz w:val="22"/>
          <w:szCs w:val="22"/>
        </w:rPr>
      </w:pPr>
      <w:bookmarkStart w:id="353" w:name="_Toc142598173"/>
      <w:r w:rsidRPr="006411E5">
        <w:rPr>
          <w:rFonts w:ascii="Arial" w:hAnsi="Arial" w:cs="Arial"/>
          <w:b/>
          <w:sz w:val="22"/>
          <w:szCs w:val="22"/>
          <w:u w:val="single"/>
        </w:rPr>
        <w:t>Actores Secundarios</w:t>
      </w:r>
      <w:bookmarkEnd w:id="353"/>
      <w:r w:rsidRPr="006411E5">
        <w:rPr>
          <w:rFonts w:ascii="Arial" w:hAnsi="Arial" w:cs="Arial"/>
          <w:sz w:val="22"/>
          <w:szCs w:val="22"/>
        </w:rPr>
        <w:t xml:space="preserve">  </w:t>
      </w:r>
    </w:p>
    <w:p w14:paraId="0FB095D2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047050AA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3CF70D2C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354" w:name="_Toc142598174"/>
      <w:r w:rsidRPr="006411E5">
        <w:rPr>
          <w:rFonts w:ascii="Arial" w:hAnsi="Arial" w:cs="Arial"/>
          <w:b/>
          <w:sz w:val="22"/>
          <w:szCs w:val="22"/>
        </w:rPr>
        <w:t>Testigo</w:t>
      </w:r>
      <w:bookmarkEnd w:id="354"/>
    </w:p>
    <w:p w14:paraId="63D34626" w14:textId="4D45864B" w:rsidR="00B82A4D" w:rsidRPr="006411E5" w:rsidRDefault="006411E5" w:rsidP="00077EDD">
      <w:pPr>
        <w:widowControl w:val="0"/>
        <w:spacing w:after="0" w:line="240" w:lineRule="auto"/>
        <w:ind w:left="709" w:right="49"/>
      </w:pPr>
      <w:r>
        <w:t>Su rol es presenciar tanto la entrega como el hallazgo, solo aporta datos al sistema y</w:t>
      </w:r>
      <w:r w:rsidRPr="006411E5">
        <w:t xml:space="preserve"> firma el acta impresa</w:t>
      </w:r>
      <w:r w:rsidR="001C0F27">
        <w:t xml:space="preserve"> dando veracidad de lo que está resguardando</w:t>
      </w:r>
      <w:r w:rsidRPr="006411E5">
        <w:t>.</w:t>
      </w:r>
    </w:p>
    <w:p w14:paraId="3B370914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7C4DCFA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355" w:name="_Toc142598175"/>
      <w:r w:rsidRPr="006411E5">
        <w:rPr>
          <w:rFonts w:ascii="Arial" w:hAnsi="Arial" w:cs="Arial"/>
          <w:b/>
          <w:sz w:val="22"/>
          <w:szCs w:val="22"/>
        </w:rPr>
        <w:t>Descubridor</w:t>
      </w:r>
      <w:bookmarkEnd w:id="355"/>
    </w:p>
    <w:p w14:paraId="274392C5" w14:textId="4DB2B623" w:rsidR="006411E5" w:rsidRPr="006411E5" w:rsidRDefault="006411E5" w:rsidP="00077EDD">
      <w:pPr>
        <w:widowControl w:val="0"/>
        <w:spacing w:after="0" w:line="240" w:lineRule="auto"/>
        <w:ind w:left="709" w:right="49"/>
      </w:pPr>
      <w:r>
        <w:t xml:space="preserve">Su rol </w:t>
      </w:r>
      <w:r w:rsidRPr="006411E5">
        <w:t>se limita a encontrar el</w:t>
      </w:r>
      <w:r>
        <w:t xml:space="preserve"> o los </w:t>
      </w:r>
      <w:r w:rsidRPr="006411E5">
        <w:t>elemento</w:t>
      </w:r>
      <w:r>
        <w:t>s y llevarlo a la oficina de hallazgo, solo aporta datos al sistema y</w:t>
      </w:r>
      <w:r w:rsidRPr="006411E5">
        <w:t xml:space="preserve"> firma el acta impresa</w:t>
      </w:r>
      <w:r>
        <w:t xml:space="preserve"> del hallazgo</w:t>
      </w:r>
      <w:r w:rsidRPr="006411E5">
        <w:t>.</w:t>
      </w:r>
    </w:p>
    <w:p w14:paraId="221195E7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AA2B609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sz w:val="22"/>
          <w:szCs w:val="22"/>
        </w:rPr>
      </w:pPr>
      <w:bookmarkStart w:id="356" w:name="_Toc142598176"/>
      <w:r w:rsidRPr="006411E5">
        <w:rPr>
          <w:rFonts w:ascii="Arial" w:hAnsi="Arial" w:cs="Arial"/>
          <w:b/>
          <w:sz w:val="22"/>
          <w:szCs w:val="22"/>
        </w:rPr>
        <w:t>Propietario</w:t>
      </w:r>
      <w:r w:rsidRPr="006411E5">
        <w:rPr>
          <w:rFonts w:ascii="Arial" w:hAnsi="Arial" w:cs="Arial"/>
          <w:sz w:val="22"/>
          <w:szCs w:val="22"/>
        </w:rPr>
        <w:t>:</w:t>
      </w:r>
      <w:bookmarkEnd w:id="356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6406157C" w14:textId="6AB3CB84" w:rsidR="00B82A4D" w:rsidRDefault="00077EDD" w:rsidP="004816C0">
      <w:pPr>
        <w:ind w:left="709"/>
      </w:pPr>
      <w:r>
        <w:t xml:space="preserve">Su rol </w:t>
      </w:r>
      <w:r w:rsidRPr="006411E5">
        <w:t xml:space="preserve">se limita a </w:t>
      </w:r>
      <w:r>
        <w:t xml:space="preserve">ir en busca de sus pertenencias a la oficina de hallazgos y en caso de que se encuentren ahí </w:t>
      </w:r>
      <w:r w:rsidRPr="006411E5">
        <w:t>aporta</w:t>
      </w:r>
      <w:r>
        <w:t>r</w:t>
      </w:r>
      <w:r w:rsidRPr="006411E5">
        <w:t xml:space="preserve"> datos al sistema como interviniente de la entrega, en caso del ser efectivamente se lleva el elemento, firma el acta impresa.</w:t>
      </w:r>
    </w:p>
    <w:p w14:paraId="4B8428E9" w14:textId="2FDB0FE4" w:rsidR="004816C0" w:rsidRDefault="004816C0" w:rsidP="004816C0">
      <w:pPr>
        <w:ind w:left="709"/>
      </w:pPr>
    </w:p>
    <w:p w14:paraId="01FD5E6C" w14:textId="3419ACB0" w:rsidR="004B7CC1" w:rsidRDefault="004B7CC1" w:rsidP="004816C0">
      <w:pPr>
        <w:ind w:left="709"/>
      </w:pPr>
    </w:p>
    <w:p w14:paraId="5802A331" w14:textId="783B8509" w:rsidR="004B7CC1" w:rsidRDefault="004B7CC1" w:rsidP="004816C0">
      <w:pPr>
        <w:ind w:left="709"/>
      </w:pPr>
    </w:p>
    <w:p w14:paraId="1E6B9C3D" w14:textId="21558E47" w:rsidR="004B7CC1" w:rsidRDefault="004B7CC1" w:rsidP="004816C0">
      <w:pPr>
        <w:ind w:left="709"/>
      </w:pPr>
    </w:p>
    <w:p w14:paraId="6A400385" w14:textId="34D3FB54" w:rsidR="004B7CC1" w:rsidRDefault="004B7CC1" w:rsidP="004816C0">
      <w:pPr>
        <w:ind w:left="709"/>
      </w:pPr>
    </w:p>
    <w:p w14:paraId="435DA294" w14:textId="7A32D22B" w:rsidR="004B7CC1" w:rsidRDefault="004B7CC1" w:rsidP="004816C0">
      <w:pPr>
        <w:ind w:left="709"/>
      </w:pPr>
    </w:p>
    <w:p w14:paraId="47020AE5" w14:textId="77777777" w:rsidR="00B2201F" w:rsidRDefault="00B2201F" w:rsidP="004816C0">
      <w:pPr>
        <w:ind w:left="709"/>
      </w:pPr>
    </w:p>
    <w:p w14:paraId="4C3A8E84" w14:textId="77777777" w:rsidR="004B7CC1" w:rsidRDefault="004B7CC1" w:rsidP="004816C0">
      <w:pPr>
        <w:ind w:left="709"/>
      </w:pPr>
    </w:p>
    <w:p w14:paraId="109C87C5" w14:textId="2A4230C3" w:rsidR="004816C0" w:rsidRDefault="004816C0" w:rsidP="004816C0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357" w:name="_Toc142598177"/>
      <w:r w:rsidRPr="004816C0">
        <w:rPr>
          <w:rFonts w:ascii="Arial" w:hAnsi="Arial" w:cs="Arial"/>
          <w:b/>
          <w:sz w:val="22"/>
          <w:szCs w:val="22"/>
          <w:u w:val="single"/>
        </w:rPr>
        <w:lastRenderedPageBreak/>
        <w:t>Diagrama de contexto</w:t>
      </w:r>
      <w:bookmarkEnd w:id="357"/>
    </w:p>
    <w:p w14:paraId="3EA5C77A" w14:textId="77777777" w:rsidR="004816C0" w:rsidRDefault="004816C0" w:rsidP="004816C0"/>
    <w:p w14:paraId="317F0A22" w14:textId="075A5664" w:rsidR="004816C0" w:rsidRPr="001C0F27" w:rsidRDefault="00862155" w:rsidP="004B7CC1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2902C76" wp14:editId="3B820DDB">
            <wp:extent cx="6381750" cy="424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B9DE" w14:textId="6A323F47" w:rsidR="00AF4004" w:rsidRDefault="00AF4004" w:rsidP="004B7CC1">
      <w:pPr>
        <w:jc w:val="center"/>
      </w:pPr>
    </w:p>
    <w:p w14:paraId="24B26DBF" w14:textId="6C290D5A" w:rsidR="00AF4004" w:rsidRDefault="00AF4004" w:rsidP="004B7CC1">
      <w:pPr>
        <w:jc w:val="center"/>
      </w:pPr>
    </w:p>
    <w:p w14:paraId="7DF23525" w14:textId="4FEDCB98" w:rsidR="00AF4004" w:rsidRDefault="00AF4004" w:rsidP="004B7CC1">
      <w:pPr>
        <w:jc w:val="center"/>
      </w:pPr>
    </w:p>
    <w:p w14:paraId="70A8697F" w14:textId="07E420D4" w:rsidR="00AF4004" w:rsidRDefault="00AF4004" w:rsidP="004B7CC1">
      <w:pPr>
        <w:jc w:val="center"/>
      </w:pPr>
    </w:p>
    <w:p w14:paraId="55CC29E0" w14:textId="146F4D72" w:rsidR="00AF4004" w:rsidRDefault="00AF4004" w:rsidP="004B7CC1">
      <w:pPr>
        <w:jc w:val="center"/>
      </w:pPr>
    </w:p>
    <w:p w14:paraId="0CFAC471" w14:textId="0B4ED51B" w:rsidR="00AF4004" w:rsidRDefault="00AF4004" w:rsidP="004B7CC1">
      <w:pPr>
        <w:jc w:val="center"/>
      </w:pPr>
    </w:p>
    <w:p w14:paraId="6A522D2B" w14:textId="6D9BCBF2" w:rsidR="00AF4004" w:rsidRDefault="00AF4004" w:rsidP="004B7CC1">
      <w:pPr>
        <w:jc w:val="center"/>
      </w:pPr>
    </w:p>
    <w:p w14:paraId="0CEBF063" w14:textId="2AA08406" w:rsidR="00AF4004" w:rsidDel="00F94788" w:rsidRDefault="00AF4004" w:rsidP="004B7CC1">
      <w:pPr>
        <w:jc w:val="center"/>
        <w:rPr>
          <w:del w:id="358" w:author="jonathan correa" w:date="2023-08-10T22:14:00Z"/>
        </w:rPr>
      </w:pPr>
    </w:p>
    <w:p w14:paraId="72119CA1" w14:textId="6AF5A9D3" w:rsidR="00AF4004" w:rsidDel="00F94788" w:rsidRDefault="00AF4004" w:rsidP="004B7CC1">
      <w:pPr>
        <w:jc w:val="center"/>
        <w:rPr>
          <w:del w:id="359" w:author="jonathan correa" w:date="2023-08-10T22:14:00Z"/>
        </w:rPr>
      </w:pPr>
    </w:p>
    <w:p w14:paraId="6F3DEA37" w14:textId="6D810713" w:rsidR="00AF4004" w:rsidDel="00F94788" w:rsidRDefault="00AF4004" w:rsidP="004B7CC1">
      <w:pPr>
        <w:jc w:val="center"/>
        <w:rPr>
          <w:del w:id="360" w:author="jonathan correa" w:date="2023-08-10T22:14:00Z"/>
        </w:rPr>
      </w:pPr>
    </w:p>
    <w:p w14:paraId="3C66BC82" w14:textId="09F954D3" w:rsidR="00AF4004" w:rsidDel="00F94788" w:rsidRDefault="00AF4004" w:rsidP="004B7CC1">
      <w:pPr>
        <w:jc w:val="center"/>
        <w:rPr>
          <w:del w:id="361" w:author="jonathan correa" w:date="2023-08-10T22:14:00Z"/>
        </w:rPr>
      </w:pPr>
    </w:p>
    <w:p w14:paraId="4C0CF8E8" w14:textId="3D37CBF0" w:rsidR="00AF4004" w:rsidDel="00F94788" w:rsidRDefault="00AF4004" w:rsidP="004B7CC1">
      <w:pPr>
        <w:jc w:val="center"/>
        <w:rPr>
          <w:del w:id="362" w:author="jonathan correa" w:date="2023-08-10T22:14:00Z"/>
        </w:rPr>
      </w:pPr>
    </w:p>
    <w:p w14:paraId="60435BF9" w14:textId="20979340" w:rsidR="00AF4004" w:rsidDel="00F94788" w:rsidRDefault="00AF4004" w:rsidP="004B7CC1">
      <w:pPr>
        <w:jc w:val="center"/>
        <w:rPr>
          <w:del w:id="363" w:author="jonathan correa" w:date="2023-08-10T22:14:00Z"/>
        </w:rPr>
      </w:pPr>
    </w:p>
    <w:p w14:paraId="24177957" w14:textId="71F8C8A7" w:rsidR="00AF4004" w:rsidDel="00F94788" w:rsidRDefault="00AF4004" w:rsidP="004B7CC1">
      <w:pPr>
        <w:jc w:val="center"/>
        <w:rPr>
          <w:del w:id="364" w:author="jonathan correa" w:date="2023-08-10T22:14:00Z"/>
        </w:rPr>
      </w:pPr>
    </w:p>
    <w:p w14:paraId="3C7EC4A6" w14:textId="703696AA" w:rsidR="00AF4004" w:rsidDel="00F94788" w:rsidRDefault="00AF4004" w:rsidP="004B7CC1">
      <w:pPr>
        <w:jc w:val="center"/>
        <w:rPr>
          <w:del w:id="365" w:author="jonathan correa" w:date="2023-08-10T22:14:00Z"/>
        </w:rPr>
      </w:pPr>
    </w:p>
    <w:p w14:paraId="615D0D1B" w14:textId="77777777" w:rsidR="00AF4004" w:rsidRDefault="00AF4004" w:rsidP="004B7CC1">
      <w:pPr>
        <w:jc w:val="center"/>
      </w:pPr>
    </w:p>
    <w:p w14:paraId="7619702C" w14:textId="596D2451" w:rsidR="00AF4004" w:rsidRDefault="00AF4004" w:rsidP="00AF4004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366" w:name="_Toc142598178"/>
      <w:r w:rsidRPr="004816C0">
        <w:rPr>
          <w:rFonts w:ascii="Arial" w:hAnsi="Arial" w:cs="Arial"/>
          <w:b/>
          <w:sz w:val="22"/>
          <w:szCs w:val="22"/>
          <w:u w:val="single"/>
        </w:rPr>
        <w:t xml:space="preserve">Diagrama de </w:t>
      </w:r>
      <w:r>
        <w:rPr>
          <w:rFonts w:ascii="Arial" w:hAnsi="Arial" w:cs="Arial"/>
          <w:b/>
          <w:sz w:val="22"/>
          <w:szCs w:val="22"/>
          <w:u w:val="single"/>
        </w:rPr>
        <w:t>Actividad</w:t>
      </w:r>
      <w:bookmarkEnd w:id="366"/>
    </w:p>
    <w:p w14:paraId="66068AA4" w14:textId="4B17147D" w:rsidR="00AF4004" w:rsidRDefault="00AF4004" w:rsidP="00AF4004"/>
    <w:p w14:paraId="4F79C9D0" w14:textId="49CCB4E7" w:rsidR="00AF4004" w:rsidRDefault="00AF4004" w:rsidP="00AF4004">
      <w:r>
        <w:rPr>
          <w:noProof/>
        </w:rPr>
        <w:drawing>
          <wp:inline distT="0" distB="0" distL="0" distR="0" wp14:anchorId="7BCA1DEE" wp14:editId="208AA119">
            <wp:extent cx="6390005" cy="7014210"/>
            <wp:effectExtent l="0" t="0" r="0" b="0"/>
            <wp:docPr id="18514669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D191" w14:textId="47826E6A" w:rsidR="00AF4004" w:rsidRDefault="00AF4004" w:rsidP="00AF4004">
      <w:r>
        <w:rPr>
          <w:noProof/>
        </w:rPr>
        <w:lastRenderedPageBreak/>
        <w:drawing>
          <wp:inline distT="0" distB="0" distL="0" distR="0" wp14:anchorId="6DC45BE5" wp14:editId="71D2B1AB">
            <wp:extent cx="6390005" cy="7207885"/>
            <wp:effectExtent l="0" t="0" r="0" b="0"/>
            <wp:docPr id="4217962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3B6" w14:textId="3AF6F32B" w:rsidR="00AF4004" w:rsidRDefault="00AF4004" w:rsidP="004B7CC1">
      <w:pPr>
        <w:jc w:val="center"/>
      </w:pPr>
    </w:p>
    <w:p w14:paraId="2EDB90D0" w14:textId="41966372" w:rsidR="00AF4004" w:rsidRDefault="00AF4004" w:rsidP="004B7CC1">
      <w:pPr>
        <w:jc w:val="center"/>
      </w:pPr>
    </w:p>
    <w:p w14:paraId="4171D8EB" w14:textId="479B744E" w:rsidR="00AF4004" w:rsidRDefault="00AF4004" w:rsidP="004B7CC1">
      <w:pPr>
        <w:jc w:val="center"/>
      </w:pPr>
    </w:p>
    <w:p w14:paraId="31C9B25F" w14:textId="21CCBEC8" w:rsidR="00AF4004" w:rsidRDefault="00AF4004" w:rsidP="004B7CC1">
      <w:pPr>
        <w:jc w:val="center"/>
      </w:pPr>
    </w:p>
    <w:p w14:paraId="46BFB115" w14:textId="42F955D6" w:rsidR="00AF4004" w:rsidRDefault="00AF4004" w:rsidP="004B7CC1">
      <w:pPr>
        <w:jc w:val="center"/>
      </w:pPr>
    </w:p>
    <w:p w14:paraId="0A6A7A69" w14:textId="017957C3" w:rsidR="00AF4004" w:rsidRDefault="00AF4004" w:rsidP="004B7CC1">
      <w:pPr>
        <w:jc w:val="center"/>
      </w:pPr>
      <w:r>
        <w:rPr>
          <w:noProof/>
        </w:rPr>
        <w:lastRenderedPageBreak/>
        <w:drawing>
          <wp:inline distT="0" distB="0" distL="0" distR="0" wp14:anchorId="4868C58D" wp14:editId="43908CDC">
            <wp:extent cx="2142308" cy="4555073"/>
            <wp:effectExtent l="19050" t="19050" r="10795" b="17145"/>
            <wp:docPr id="17623472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9"/>
                    <a:stretch/>
                  </pic:blipFill>
                  <pic:spPr bwMode="auto">
                    <a:xfrm>
                      <a:off x="0" y="0"/>
                      <a:ext cx="2147272" cy="4565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C1E8B" wp14:editId="685F0291">
            <wp:extent cx="3054350" cy="4588983"/>
            <wp:effectExtent l="0" t="0" r="0" b="2540"/>
            <wp:docPr id="2116369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5"/>
                    <a:stretch/>
                  </pic:blipFill>
                  <pic:spPr bwMode="auto">
                    <a:xfrm>
                      <a:off x="0" y="0"/>
                      <a:ext cx="3056658" cy="4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75A8" w14:textId="4272C592" w:rsidR="004816C0" w:rsidRDefault="004816C0" w:rsidP="00336016">
      <w:pPr>
        <w:pStyle w:val="Ttulo1"/>
        <w:rPr>
          <w:rFonts w:ascii="Arial" w:hAnsi="Arial" w:cs="Arial"/>
          <w:b/>
          <w:bCs/>
        </w:rPr>
      </w:pPr>
      <w:bookmarkStart w:id="367" w:name="_Toc142598179"/>
      <w:r>
        <w:rPr>
          <w:rFonts w:ascii="Arial" w:hAnsi="Arial" w:cs="Arial"/>
          <w:b/>
          <w:bCs/>
        </w:rPr>
        <w:t>Casos de usos</w:t>
      </w:r>
      <w:bookmarkEnd w:id="367"/>
    </w:p>
    <w:p w14:paraId="1D8680BE" w14:textId="733DB851" w:rsidR="004816C0" w:rsidRDefault="004816C0" w:rsidP="004E2DE6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r w:rsidRPr="006411E5">
        <w:rPr>
          <w:rFonts w:ascii="Arial" w:hAnsi="Arial" w:cs="Arial"/>
          <w:sz w:val="22"/>
          <w:szCs w:val="22"/>
        </w:rPr>
        <w:t xml:space="preserve"> </w:t>
      </w:r>
      <w:r w:rsidR="00720638">
        <w:rPr>
          <w:rFonts w:ascii="Arial" w:hAnsi="Arial" w:cs="Arial"/>
          <w:sz w:val="22"/>
          <w:szCs w:val="22"/>
        </w:rPr>
        <w:t xml:space="preserve"> </w:t>
      </w:r>
      <w:bookmarkStart w:id="368" w:name="_Hlk134342102"/>
      <w:bookmarkStart w:id="369" w:name="_Toc142598180"/>
      <w:r w:rsidR="00720638" w:rsidRPr="00720638">
        <w:rPr>
          <w:rFonts w:ascii="Arial" w:hAnsi="Arial" w:cs="Arial"/>
          <w:b/>
          <w:bCs/>
          <w:sz w:val="22"/>
          <w:szCs w:val="22"/>
          <w:u w:val="single"/>
        </w:rPr>
        <w:t>PN1-</w:t>
      </w:r>
      <w:r w:rsidR="00720638">
        <w:rPr>
          <w:rFonts w:ascii="Arial" w:hAnsi="Arial" w:cs="Arial"/>
          <w:b/>
          <w:sz w:val="22"/>
          <w:szCs w:val="22"/>
          <w:u w:val="single"/>
        </w:rPr>
        <w:t>Gestión</w:t>
      </w:r>
      <w:r>
        <w:rPr>
          <w:rFonts w:ascii="Arial" w:hAnsi="Arial" w:cs="Arial"/>
          <w:b/>
          <w:sz w:val="22"/>
          <w:szCs w:val="22"/>
          <w:u w:val="single"/>
        </w:rPr>
        <w:t xml:space="preserve"> de hallazgos</w:t>
      </w:r>
      <w:bookmarkEnd w:id="368"/>
      <w:bookmarkEnd w:id="369"/>
    </w:p>
    <w:p w14:paraId="21D4FB41" w14:textId="617A2254" w:rsidR="001A5443" w:rsidRPr="001A5443" w:rsidRDefault="00BD363E" w:rsidP="001A5443">
      <w:r>
        <w:rPr>
          <w:noProof/>
        </w:rPr>
        <w:drawing>
          <wp:inline distT="0" distB="0" distL="0" distR="0" wp14:anchorId="562FD411" wp14:editId="6E5F84E4">
            <wp:extent cx="6381750" cy="3514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8554" w14:textId="52434687" w:rsidR="00A421B0" w:rsidRDefault="00A421B0" w:rsidP="00720638">
      <w:pPr>
        <w:ind w:left="720"/>
        <w:jc w:val="center"/>
      </w:pPr>
    </w:p>
    <w:p w14:paraId="58986FFB" w14:textId="38A2E092" w:rsidR="005C42A3" w:rsidRDefault="005C42A3" w:rsidP="004E2DE6">
      <w:pPr>
        <w:pStyle w:val="Ttulo3"/>
      </w:pPr>
      <w:bookmarkStart w:id="370" w:name="_Toc142598181"/>
      <w:r w:rsidRPr="00336016">
        <w:rPr>
          <w:b/>
        </w:rPr>
        <w:t>Módulo de Hallazgo</w:t>
      </w:r>
      <w:bookmarkEnd w:id="370"/>
    </w:p>
    <w:p w14:paraId="181F9FF9" w14:textId="337D326C" w:rsidR="005635CA" w:rsidRPr="0091106B" w:rsidRDefault="005635CA" w:rsidP="004E2DE6">
      <w:pPr>
        <w:pStyle w:val="Ttulo4"/>
        <w:rPr>
          <w:b w:val="0"/>
          <w:bCs/>
          <w:color w:val="4472C4" w:themeColor="accent1"/>
        </w:rPr>
      </w:pPr>
      <w:r w:rsidRPr="0091106B">
        <w:rPr>
          <w:bCs/>
          <w:color w:val="1F3864" w:themeColor="accent1" w:themeShade="80"/>
        </w:rPr>
        <w:tab/>
      </w:r>
      <w:bookmarkStart w:id="371" w:name="_Toc142598182"/>
      <w:r w:rsidR="0091106B" w:rsidRPr="0091106B">
        <w:rPr>
          <w:bCs/>
          <w:color w:val="4472C4" w:themeColor="accent1"/>
        </w:rPr>
        <w:t>CU-01 Crear Hallazgo</w:t>
      </w:r>
      <w:bookmarkEnd w:id="371"/>
    </w:p>
    <w:p w14:paraId="2521C22B" w14:textId="68845AF0" w:rsidR="00336016" w:rsidRDefault="00336016" w:rsidP="00082009">
      <w:pPr>
        <w:ind w:left="1440"/>
      </w:pPr>
      <w:r w:rsidRPr="00336016">
        <w:rPr>
          <w:b/>
        </w:rPr>
        <w:t>Actores</w:t>
      </w:r>
      <w:r w:rsidR="00706796">
        <w:rPr>
          <w:b/>
        </w:rPr>
        <w:t xml:space="preserve"> Principal</w:t>
      </w:r>
      <w:r w:rsidRPr="00336016">
        <w:t>: Instructor</w:t>
      </w:r>
      <w:r w:rsidR="008C4DF0">
        <w:t xml:space="preserve"> </w:t>
      </w:r>
    </w:p>
    <w:p w14:paraId="5E357595" w14:textId="44B69EA2" w:rsidR="00706796" w:rsidRPr="00336016" w:rsidRDefault="00706796" w:rsidP="00082009">
      <w:pPr>
        <w:ind w:left="1440"/>
      </w:pPr>
      <w:r>
        <w:rPr>
          <w:b/>
        </w:rPr>
        <w:t>Actores Secundarios:</w:t>
      </w:r>
      <w:r w:rsidRPr="00336016">
        <w:t xml:space="preserve"> Descubridor</w:t>
      </w:r>
    </w:p>
    <w:p w14:paraId="1B22C3E4" w14:textId="77777777" w:rsidR="00336016" w:rsidRPr="00336016" w:rsidRDefault="00336016" w:rsidP="00082009">
      <w:pPr>
        <w:ind w:left="1440"/>
      </w:pPr>
      <w:r w:rsidRPr="00336016">
        <w:rPr>
          <w:b/>
        </w:rPr>
        <w:t>Objetivo</w:t>
      </w:r>
      <w:r w:rsidRPr="00336016">
        <w:t>: Permitir que el Instructor registre un hallazgo y genere un número de acta correlativo.</w:t>
      </w:r>
    </w:p>
    <w:p w14:paraId="1FC1B442" w14:textId="77777777" w:rsidR="00336016" w:rsidRPr="00336016" w:rsidRDefault="00336016" w:rsidP="00082009">
      <w:pPr>
        <w:ind w:left="1440"/>
      </w:pPr>
      <w:r w:rsidRPr="00336016">
        <w:rPr>
          <w:b/>
        </w:rPr>
        <w:t>Precondiciones</w:t>
      </w:r>
      <w:r w:rsidRPr="00336016">
        <w:t>:</w:t>
      </w:r>
    </w:p>
    <w:p w14:paraId="69F76BD5" w14:textId="2B2D9FF5" w:rsidR="00292D2C" w:rsidRDefault="00292D2C" w:rsidP="00633F6D">
      <w:pPr>
        <w:pStyle w:val="Prrafodelista"/>
        <w:numPr>
          <w:ilvl w:val="0"/>
          <w:numId w:val="39"/>
        </w:numPr>
      </w:pPr>
      <w:r w:rsidRPr="00292D2C">
        <w:t xml:space="preserve">El </w:t>
      </w:r>
      <w:r>
        <w:t>Instructor</w:t>
      </w:r>
      <w:r w:rsidRPr="00292D2C">
        <w:t xml:space="preserve"> de la unidad ha iniciado sesión en el sistema.</w:t>
      </w:r>
    </w:p>
    <w:p w14:paraId="105E5126" w14:textId="778F0002" w:rsidR="008C4DF0" w:rsidRPr="00336016" w:rsidRDefault="008C4DF0" w:rsidP="00633F6D">
      <w:pPr>
        <w:pStyle w:val="Prrafodelista"/>
        <w:numPr>
          <w:ilvl w:val="0"/>
          <w:numId w:val="39"/>
        </w:numPr>
      </w:pPr>
      <w:r w:rsidRPr="008C4DF0">
        <w:t xml:space="preserve">El </w:t>
      </w:r>
      <w:r>
        <w:t>Instructor</w:t>
      </w:r>
      <w:r w:rsidRPr="00292D2C">
        <w:t xml:space="preserve"> </w:t>
      </w:r>
      <w:r w:rsidRPr="008C4DF0">
        <w:t>se encuentra en el menú de hallazgos y ha seleccionado el submenú "</w:t>
      </w:r>
      <w:r w:rsidR="00552224">
        <w:t>Crear</w:t>
      </w:r>
      <w:r w:rsidRPr="008C4DF0">
        <w:t>".</w:t>
      </w:r>
    </w:p>
    <w:p w14:paraId="33B85349" w14:textId="79A86E23" w:rsidR="00336016" w:rsidRPr="00336016" w:rsidRDefault="00336016" w:rsidP="00082009">
      <w:pPr>
        <w:ind w:left="1418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336016">
        <w:t>:</w:t>
      </w:r>
    </w:p>
    <w:p w14:paraId="58918615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genera un número correlativo para el nuevo hallazgo.</w:t>
      </w:r>
    </w:p>
    <w:p w14:paraId="61D1A7EC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ingresa las características del nuevo hallazgo en los campos correspondientes.</w:t>
      </w:r>
    </w:p>
    <w:p w14:paraId="4323EFD6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presiona el botón "Nuevo" para crear el hallazgo.</w:t>
      </w:r>
    </w:p>
    <w:p w14:paraId="54B4BC2F" w14:textId="6B9A2FE9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valida la información ingresada y crea un nuevo registro de hallazgo.</w:t>
      </w:r>
    </w:p>
    <w:p w14:paraId="152CF54F" w14:textId="2F75A716" w:rsidR="00FD0B36" w:rsidRDefault="00FD0B36" w:rsidP="00633F6D">
      <w:pPr>
        <w:pStyle w:val="Prrafodelista"/>
        <w:numPr>
          <w:ilvl w:val="0"/>
          <w:numId w:val="12"/>
        </w:numPr>
        <w:ind w:left="1843"/>
      </w:pPr>
      <w:r w:rsidRPr="00FD0B36">
        <w:t xml:space="preserve">El sistema habilita la opción para </w:t>
      </w:r>
      <w:r>
        <w:t>agregar</w:t>
      </w:r>
      <w:r w:rsidRPr="00FD0B36">
        <w:t xml:space="preserve"> elementos</w:t>
      </w:r>
      <w:r>
        <w:t xml:space="preserve"> </w:t>
      </w:r>
      <w:r w:rsidRPr="00FD0B36">
        <w:rPr>
          <w:b/>
        </w:rPr>
        <w:t>(CU-</w:t>
      </w:r>
      <w:r>
        <w:rPr>
          <w:b/>
        </w:rPr>
        <w:t>0</w:t>
      </w:r>
      <w:r w:rsidRPr="00FD0B36">
        <w:rPr>
          <w:b/>
        </w:rPr>
        <w:t>2</w:t>
      </w:r>
      <w:r>
        <w:rPr>
          <w:b/>
        </w:rPr>
        <w:t>)</w:t>
      </w:r>
      <w:r w:rsidRPr="00FD0B36">
        <w:t xml:space="preserve"> </w:t>
      </w:r>
      <w:r>
        <w:t xml:space="preserve">e </w:t>
      </w:r>
      <w:r w:rsidRPr="00FD0B36">
        <w:t>intervinientes</w:t>
      </w:r>
      <w:r w:rsidR="001A5443">
        <w:t xml:space="preserve"> </w:t>
      </w:r>
      <w:r w:rsidRPr="00FD0B36">
        <w:rPr>
          <w:b/>
        </w:rPr>
        <w:t>(CU-</w:t>
      </w:r>
      <w:r>
        <w:rPr>
          <w:b/>
        </w:rPr>
        <w:t>03)</w:t>
      </w:r>
      <w:r w:rsidRPr="00FD0B36">
        <w:t xml:space="preserve"> al hallazgo.</w:t>
      </w:r>
    </w:p>
    <w:p w14:paraId="65DDBFDA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agregados todos los elementos e intervinientes necesarios, el sistema genera una vista previa del acta para que el usuario la revise.</w:t>
      </w:r>
    </w:p>
    <w:p w14:paraId="0715EB69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Si el usuario está satisfecho con la vista previa del acta, puede imprimir el acta.</w:t>
      </w:r>
    </w:p>
    <w:p w14:paraId="6EF4CD1F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impresa el acta, si el usuario está conforme con todo, presiona el botón "Finalizar".</w:t>
      </w:r>
    </w:p>
    <w:p w14:paraId="5A38F0FD" w14:textId="0A0E9CC7" w:rsidR="00552224" w:rsidRDefault="00FD0B36" w:rsidP="00633F6D">
      <w:pPr>
        <w:pStyle w:val="Prrafodelista"/>
        <w:numPr>
          <w:ilvl w:val="0"/>
          <w:numId w:val="12"/>
        </w:numPr>
        <w:ind w:left="1843"/>
      </w:pPr>
      <w:r>
        <w:t>El sistema finaliza el hallazgo y vuelve al modo inicial.</w:t>
      </w:r>
    </w:p>
    <w:p w14:paraId="6DA12374" w14:textId="29B01DD8" w:rsidR="001A5443" w:rsidRPr="001A5443" w:rsidRDefault="001A5443" w:rsidP="001A5443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2CAA85C9" w14:textId="53E754D0" w:rsidR="00FD0B36" w:rsidRPr="008C4DF0" w:rsidRDefault="001A5443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CU-03 Cargar Intervinientes: en el punto 5 del flujo principal, después de la creación del hallazgo y la carga de elementos, el Instructor puede optar por cargar los intervinientes del hallazgo.</w:t>
      </w:r>
    </w:p>
    <w:p w14:paraId="7CE1094E" w14:textId="4F3CF880" w:rsidR="00336016" w:rsidRDefault="00336016" w:rsidP="00082009">
      <w:pPr>
        <w:pStyle w:val="Prrafodelista"/>
        <w:ind w:left="1418"/>
      </w:pPr>
      <w:r w:rsidRPr="008246D3">
        <w:rPr>
          <w:b/>
        </w:rPr>
        <w:t>Postcondiciones</w:t>
      </w:r>
      <w:r w:rsidRPr="00336016">
        <w:t>:</w:t>
      </w:r>
    </w:p>
    <w:p w14:paraId="566CC421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Se ha creado un nuevo hallazgo en el sistema con un número correlativo único.</w:t>
      </w:r>
    </w:p>
    <w:p w14:paraId="25ACF87C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El acta del hallazgo ha sido impresa y el hallazgo finalizado.</w:t>
      </w:r>
    </w:p>
    <w:p w14:paraId="69925555" w14:textId="77777777" w:rsidR="00552224" w:rsidRDefault="00552224" w:rsidP="00552224">
      <w:pPr>
        <w:pStyle w:val="Prrafodelista"/>
        <w:ind w:left="1800"/>
      </w:pPr>
    </w:p>
    <w:p w14:paraId="59DB5C95" w14:textId="1E9E7021" w:rsidR="007A13E2" w:rsidRDefault="007A13E2" w:rsidP="00082009">
      <w:pPr>
        <w:pStyle w:val="Prrafodelista"/>
        <w:ind w:left="1418"/>
      </w:pPr>
      <w:r>
        <w:rPr>
          <w:b/>
        </w:rPr>
        <w:t>Flujo alternativo:</w:t>
      </w:r>
    </w:p>
    <w:p w14:paraId="103AB2EA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En cualquier momento después de la creación del hallazgo, el usuario puede optar por modificar o eliminar el hallazgo.</w:t>
      </w:r>
    </w:p>
    <w:p w14:paraId="36EE7DB2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El usuario puede optar por finalizar el hallazgo.</w:t>
      </w:r>
    </w:p>
    <w:p w14:paraId="49E29B7D" w14:textId="77777777" w:rsidR="00CD36D0" w:rsidRPr="007A13E2" w:rsidRDefault="00CD36D0" w:rsidP="00CD36D0">
      <w:pPr>
        <w:pStyle w:val="Prrafodelista"/>
        <w:ind w:left="1843"/>
      </w:pPr>
    </w:p>
    <w:p w14:paraId="09E8FA39" w14:textId="02506DDA" w:rsidR="00A66BA4" w:rsidRDefault="00A66BA4" w:rsidP="00082009">
      <w:pPr>
        <w:pStyle w:val="Prrafodelista"/>
        <w:ind w:left="1276"/>
      </w:pPr>
      <w:r w:rsidRPr="00142242">
        <w:rPr>
          <w:b/>
        </w:rPr>
        <w:t>Excepciones</w:t>
      </w:r>
      <w:r w:rsidRPr="00A66BA4">
        <w:t>:</w:t>
      </w:r>
    </w:p>
    <w:p w14:paraId="7F9D3A03" w14:textId="020136B8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la información del elemento ingresada no es válida, el sistema muestra un mensaje de error y solicita al instructor que corrija la información.</w:t>
      </w:r>
    </w:p>
    <w:p w14:paraId="440D64D7" w14:textId="1C4218DB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el instructor intenta finalizar la carga de elementos sin haber agregado ningún elemento, el sistema muestra un mensaje de advertencia indicando que el hallazgo será eliminado.</w:t>
      </w:r>
    </w:p>
    <w:p w14:paraId="2EC05131" w14:textId="24AB37AD" w:rsidR="00082009" w:rsidRDefault="00082009" w:rsidP="00082009"/>
    <w:p w14:paraId="5783AA75" w14:textId="77777777" w:rsidR="00082009" w:rsidRDefault="00082009" w:rsidP="00082009"/>
    <w:p w14:paraId="5C9F1B07" w14:textId="4374A613" w:rsidR="0091106B" w:rsidRDefault="0091106B" w:rsidP="004E2DE6">
      <w:pPr>
        <w:pStyle w:val="Ttulo4"/>
        <w:rPr>
          <w:b w:val="0"/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372" w:name="_Toc14259818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2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Elementos</w:t>
      </w:r>
      <w:bookmarkEnd w:id="372"/>
    </w:p>
    <w:p w14:paraId="0FE9148C" w14:textId="39EA21BC" w:rsidR="004816C0" w:rsidRDefault="004816C0" w:rsidP="00082009">
      <w:pPr>
        <w:ind w:left="1440"/>
      </w:pPr>
      <w:r w:rsidRPr="00336016">
        <w:rPr>
          <w:b/>
        </w:rPr>
        <w:t>Acto</w:t>
      </w:r>
      <w:r w:rsidR="00706796">
        <w:rPr>
          <w:b/>
        </w:rPr>
        <w:t>r Principales</w:t>
      </w:r>
      <w:r w:rsidRPr="004816C0">
        <w:t>: Instructor.</w:t>
      </w:r>
    </w:p>
    <w:p w14:paraId="661D0648" w14:textId="27E852B8" w:rsidR="00706796" w:rsidRPr="004816C0" w:rsidRDefault="00706796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</w:t>
      </w:r>
      <w:r w:rsidRPr="004816C0">
        <w:t>.</w:t>
      </w:r>
    </w:p>
    <w:p w14:paraId="7BC5E6CB" w14:textId="77777777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>: Registrar cada elemento que constituye el hallazgo con su respectiva clasificación y descripción.</w:t>
      </w:r>
    </w:p>
    <w:p w14:paraId="7233F2D4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01970D99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iniciado sesión en el sistema.</w:t>
      </w:r>
    </w:p>
    <w:p w14:paraId="1AF1477A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creado un nuevo hallazgo.</w:t>
      </w:r>
    </w:p>
    <w:p w14:paraId="2F57E821" w14:textId="195F3EEC" w:rsidR="004816C0" w:rsidRDefault="004816C0" w:rsidP="00082009">
      <w:pPr>
        <w:ind w:left="1440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4816C0">
        <w:t>:</w:t>
      </w:r>
    </w:p>
    <w:p w14:paraId="4685494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selecciona la opción para cargar elementos al hallazgo.</w:t>
      </w:r>
    </w:p>
    <w:p w14:paraId="025834E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muestra una interfaz para la carga de elementos.</w:t>
      </w:r>
    </w:p>
    <w:p w14:paraId="0CF175A8" w14:textId="4E359B34" w:rsidR="00142242" w:rsidRDefault="00142242" w:rsidP="00633F6D">
      <w:pPr>
        <w:pStyle w:val="Prrafodelista"/>
        <w:numPr>
          <w:ilvl w:val="0"/>
          <w:numId w:val="9"/>
        </w:numPr>
      </w:pPr>
      <w:r>
        <w:t>El instructor ingresa los detalles del elemento, incluyendo la categoría, descripción y cantidad, estado del elemento.</w:t>
      </w:r>
    </w:p>
    <w:p w14:paraId="263B6050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valida la información ingresada para cada elemento.</w:t>
      </w:r>
    </w:p>
    <w:p w14:paraId="4EEAA2F6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Si la información es válida, el sistema agrega el elemento al hallazgo y asigna un ID único a cada elemento.</w:t>
      </w:r>
    </w:p>
    <w:p w14:paraId="1A7A9405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repetir los pasos 3-5 para agregar más elementos al hallazgo.</w:t>
      </w:r>
    </w:p>
    <w:p w14:paraId="6B8D3B1C" w14:textId="491CDD1B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seleccionar un elemento de la lista para modificar o eliminar</w:t>
      </w:r>
      <w:r w:rsidR="008A3954">
        <w:t xml:space="preserve"> en caso de equivocación</w:t>
      </w:r>
      <w:r>
        <w:t>.</w:t>
      </w:r>
    </w:p>
    <w:p w14:paraId="672869AB" w14:textId="3B18DAEF" w:rsidR="004816C0" w:rsidRDefault="004816C0" w:rsidP="00082009">
      <w:pPr>
        <w:ind w:left="1418"/>
      </w:pPr>
      <w:r w:rsidRPr="00336016">
        <w:rPr>
          <w:b/>
        </w:rPr>
        <w:t>Postcondiciones</w:t>
      </w:r>
      <w:r w:rsidRPr="004816C0">
        <w:t>:</w:t>
      </w:r>
    </w:p>
    <w:p w14:paraId="71874F78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Todos los elementos ingresados han sido agregados al hallazgo.</w:t>
      </w:r>
    </w:p>
    <w:p w14:paraId="6F00B35D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Cada elemento agregado tiene un ID único.</w:t>
      </w:r>
    </w:p>
    <w:p w14:paraId="28AB76E7" w14:textId="77777777" w:rsidR="00CD36D0" w:rsidRDefault="00CD36D0" w:rsidP="00CD36D0">
      <w:pPr>
        <w:pStyle w:val="Prrafodelista"/>
        <w:ind w:left="1800"/>
      </w:pPr>
    </w:p>
    <w:p w14:paraId="72434BF5" w14:textId="75FDA7B1" w:rsidR="00142242" w:rsidRDefault="00142242" w:rsidP="00082009">
      <w:pPr>
        <w:pStyle w:val="Prrafodelista"/>
        <w:ind w:left="1276"/>
        <w:rPr>
          <w:b/>
        </w:rPr>
      </w:pPr>
      <w:r w:rsidRPr="00CD36D0">
        <w:rPr>
          <w:b/>
        </w:rPr>
        <w:t>Excepciones:</w:t>
      </w:r>
    </w:p>
    <w:p w14:paraId="1AC5F53C" w14:textId="77777777" w:rsidR="00142242" w:rsidRDefault="00142242" w:rsidP="00633F6D">
      <w:pPr>
        <w:pStyle w:val="Prrafodelista"/>
        <w:numPr>
          <w:ilvl w:val="0"/>
          <w:numId w:val="11"/>
        </w:numPr>
      </w:pPr>
      <w:r>
        <w:t>Si la información del elemento ingresada no es válida, el sistema muestra un mensaje de error y solicita al instructor que corrija la información.</w:t>
      </w:r>
    </w:p>
    <w:p w14:paraId="6CFBA442" w14:textId="1E318E3D" w:rsidR="004E2DE6" w:rsidRDefault="00142242" w:rsidP="00A00046">
      <w:pPr>
        <w:pStyle w:val="Prrafodelista"/>
        <w:numPr>
          <w:ilvl w:val="0"/>
          <w:numId w:val="11"/>
        </w:numPr>
      </w:pPr>
      <w:r>
        <w:t>Si el instructor intenta finalizar la carga de elementos sin haber agregado ningún elemento, el sistema muestra un mensaje de advertencia indicando que el hallazgo será eliminado.</w:t>
      </w:r>
    </w:p>
    <w:p w14:paraId="6E2A8A1B" w14:textId="77777777" w:rsidR="00A00046" w:rsidRDefault="00A00046" w:rsidP="00A00046">
      <w:pPr>
        <w:pStyle w:val="Prrafodelista"/>
        <w:numPr>
          <w:ilvl w:val="0"/>
          <w:numId w:val="11"/>
        </w:numPr>
      </w:pPr>
    </w:p>
    <w:p w14:paraId="075DDDFB" w14:textId="4A8A3D10" w:rsidR="004816C0" w:rsidRPr="0091106B" w:rsidRDefault="004816C0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373" w:name="_Toc142598184"/>
      <w:r w:rsidRPr="00336016">
        <w:rPr>
          <w:b/>
        </w:rPr>
        <w:t>Módulo de Intervinientes</w:t>
      </w:r>
      <w:bookmarkEnd w:id="373"/>
    </w:p>
    <w:p w14:paraId="07F8876A" w14:textId="3FDADE2D" w:rsidR="0091106B" w:rsidRDefault="0091106B" w:rsidP="004E2DE6">
      <w:pPr>
        <w:pStyle w:val="Ttulo4"/>
      </w:pPr>
      <w:r>
        <w:tab/>
      </w:r>
      <w:bookmarkStart w:id="374" w:name="_Toc142598185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3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374"/>
    </w:p>
    <w:p w14:paraId="6F7B2EC1" w14:textId="77777777" w:rsidR="001434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719A6EC" w14:textId="318F392E" w:rsidR="004816C0" w:rsidRPr="004816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Descubridor, Testigos</w:t>
      </w:r>
      <w:r w:rsidRPr="004816C0">
        <w:t>.</w:t>
      </w:r>
    </w:p>
    <w:p w14:paraId="6E25832C" w14:textId="2A631C90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 xml:space="preserve">: Registrar </w:t>
      </w:r>
      <w:r w:rsidR="00F47C77">
        <w:t xml:space="preserve">y Asociar </w:t>
      </w:r>
      <w:r w:rsidRPr="004816C0">
        <w:t xml:space="preserve">los intervinientes del hallazgo, incluyendo </w:t>
      </w:r>
      <w:r w:rsidR="0041366A">
        <w:t xml:space="preserve">al Instructor, </w:t>
      </w:r>
      <w:r w:rsidRPr="004816C0">
        <w:t>Descubridor y los testigos.</w:t>
      </w:r>
    </w:p>
    <w:p w14:paraId="30262E37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371DCCB" w14:textId="3D093F79" w:rsidR="00E558B6" w:rsidRDefault="00F47C77" w:rsidP="00633F6D">
      <w:pPr>
        <w:pStyle w:val="Prrafodelista"/>
        <w:numPr>
          <w:ilvl w:val="0"/>
          <w:numId w:val="31"/>
        </w:numPr>
      </w:pPr>
      <w:r>
        <w:t>El hallazgo ha sido creado y está en estado de edición.</w:t>
      </w:r>
    </w:p>
    <w:p w14:paraId="26D4E2D8" w14:textId="77777777" w:rsidR="00900CBB" w:rsidRPr="00900CBB" w:rsidRDefault="00900CBB" w:rsidP="00900CBB">
      <w:pPr>
        <w:pStyle w:val="Prrafodelista"/>
        <w:ind w:left="2160"/>
      </w:pPr>
    </w:p>
    <w:p w14:paraId="06B30F66" w14:textId="6B57695C" w:rsidR="009C6E71" w:rsidRPr="00FD0B36" w:rsidRDefault="004816C0" w:rsidP="00082009">
      <w:pPr>
        <w:pStyle w:val="Prrafodelista"/>
        <w:ind w:left="1418"/>
        <w:rPr>
          <w:b/>
        </w:rPr>
      </w:pPr>
      <w:r w:rsidRPr="005C42A3">
        <w:rPr>
          <w:b/>
        </w:rPr>
        <w:t>Flujo de eventos:</w:t>
      </w:r>
    </w:p>
    <w:p w14:paraId="0676C8E7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selecciona la opción "Agregar intervinientes".</w:t>
      </w:r>
    </w:p>
    <w:p w14:paraId="1605E9E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busca a la persona por DNI, dependiendo del tipo de interviniente (testigo, descubridor, instructor).</w:t>
      </w:r>
    </w:p>
    <w:p w14:paraId="7BEA642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se encuentra en la base de datos, el sistema completa automáticamente los campos correspondientes.</w:t>
      </w:r>
    </w:p>
    <w:p w14:paraId="6A104ECE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no se encuentra en la base de datos, el instructor agrega un nuevo interviniente, ingresando los datos correspondientes.</w:t>
      </w:r>
    </w:p>
    <w:p w14:paraId="0EAC28C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sistema valida y agrega al interviniente a la base de datos, vinculándolo al hallazgo.</w:t>
      </w:r>
    </w:p>
    <w:p w14:paraId="7DA4278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repite los pasos hasta completar la carga de todos los intervinientes necesarios.</w:t>
      </w:r>
    </w:p>
    <w:p w14:paraId="3E05D09A" w14:textId="2ECE439D" w:rsidR="00FD0B36" w:rsidRDefault="00FD0B36" w:rsidP="00633F6D">
      <w:pPr>
        <w:pStyle w:val="Prrafodelista"/>
        <w:numPr>
          <w:ilvl w:val="0"/>
          <w:numId w:val="3"/>
        </w:numPr>
      </w:pPr>
      <w:r>
        <w:t>Una vez que todos los intervinientes han sido cargados, el instructor finaliza la carga de personas.</w:t>
      </w:r>
    </w:p>
    <w:p w14:paraId="3A04A66B" w14:textId="77777777" w:rsidR="00FD0B36" w:rsidRPr="009C6E71" w:rsidRDefault="00FD0B36" w:rsidP="00FD0B36">
      <w:pPr>
        <w:pStyle w:val="Prrafodelista"/>
        <w:ind w:left="2160"/>
      </w:pPr>
    </w:p>
    <w:p w14:paraId="18E8E0BE" w14:textId="77777777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Postcondiciones:</w:t>
      </w:r>
    </w:p>
    <w:p w14:paraId="3BAECC78" w14:textId="5F7127AE" w:rsidR="00FD0B36" w:rsidRDefault="00FD0B36" w:rsidP="00633F6D">
      <w:pPr>
        <w:pStyle w:val="Prrafodelista"/>
        <w:numPr>
          <w:ilvl w:val="0"/>
          <w:numId w:val="16"/>
        </w:numPr>
        <w:ind w:left="1985"/>
      </w:pPr>
      <w:r w:rsidRPr="00FD0B36">
        <w:t>Todos los intervinientes están registrados en la base de datos y asociados al hallazgo.</w:t>
      </w:r>
    </w:p>
    <w:p w14:paraId="130C276A" w14:textId="77777777" w:rsidR="00FD0B36" w:rsidRDefault="00FD0B36" w:rsidP="00FD0B36">
      <w:pPr>
        <w:pStyle w:val="Prrafodelista"/>
        <w:ind w:left="1985"/>
      </w:pPr>
    </w:p>
    <w:p w14:paraId="35DCCDBF" w14:textId="43B96D9C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Excepciones:</w:t>
      </w:r>
    </w:p>
    <w:p w14:paraId="2D16087B" w14:textId="3B07156C" w:rsidR="00FD0B36" w:rsidRDefault="00FD0B36" w:rsidP="00633F6D">
      <w:pPr>
        <w:pStyle w:val="Prrafodelista"/>
        <w:numPr>
          <w:ilvl w:val="0"/>
          <w:numId w:val="15"/>
        </w:numPr>
        <w:tabs>
          <w:tab w:val="clear" w:pos="1800"/>
        </w:tabs>
        <w:ind w:left="1985"/>
      </w:pPr>
      <w:r w:rsidRPr="00FD0B36">
        <w:t>Si la persona no se encuentra en la base de datos, se deberá agregar un nuevo interviniente.</w:t>
      </w:r>
    </w:p>
    <w:p w14:paraId="19CDA2F5" w14:textId="77777777" w:rsidR="00FD0B36" w:rsidRDefault="00FD0B36" w:rsidP="00FD0B36">
      <w:pPr>
        <w:pStyle w:val="Prrafodelista"/>
        <w:ind w:left="1985"/>
      </w:pPr>
    </w:p>
    <w:p w14:paraId="4D7E88BE" w14:textId="319B4796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Puntos de Extensión:</w:t>
      </w:r>
    </w:p>
    <w:p w14:paraId="523C77CE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modificar los detalles de los intervinientes o desvincular un interviniente del hallazgo y agregar uno nuevo.</w:t>
      </w:r>
    </w:p>
    <w:p w14:paraId="74CCE908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finalizar el hallazgo después de completar la carga de intervinientes.</w:t>
      </w:r>
    </w:p>
    <w:p w14:paraId="4904E9E3" w14:textId="19076B58" w:rsidR="004816C0" w:rsidRPr="009C6E71" w:rsidDel="00F94788" w:rsidRDefault="004816C0" w:rsidP="004816C0">
      <w:pPr>
        <w:rPr>
          <w:del w:id="375" w:author="jonathan correa" w:date="2023-08-10T22:14:00Z"/>
          <w:u w:val="single"/>
        </w:rPr>
      </w:pPr>
    </w:p>
    <w:p w14:paraId="57DB3EEC" w14:textId="793EFC74" w:rsidR="00AF4004" w:rsidDel="00F94788" w:rsidRDefault="00AF4004" w:rsidP="004816C0">
      <w:pPr>
        <w:rPr>
          <w:del w:id="376" w:author="jonathan correa" w:date="2023-08-10T22:14:00Z"/>
        </w:rPr>
      </w:pPr>
    </w:p>
    <w:p w14:paraId="45EAD12E" w14:textId="0067E25C" w:rsidR="00FD0B36" w:rsidDel="00F94788" w:rsidRDefault="00FD0B36" w:rsidP="004816C0">
      <w:pPr>
        <w:rPr>
          <w:del w:id="377" w:author="jonathan correa" w:date="2023-08-10T22:14:00Z"/>
        </w:rPr>
      </w:pPr>
    </w:p>
    <w:p w14:paraId="0ED9EC9F" w14:textId="2C638C69" w:rsidR="00FD0B36" w:rsidDel="00F94788" w:rsidRDefault="00FD0B36" w:rsidP="004816C0">
      <w:pPr>
        <w:rPr>
          <w:del w:id="378" w:author="jonathan correa" w:date="2023-08-10T22:14:00Z"/>
        </w:rPr>
      </w:pPr>
    </w:p>
    <w:p w14:paraId="0925330A" w14:textId="020E5956" w:rsidR="00FD0B36" w:rsidDel="00F94788" w:rsidRDefault="00FD0B36" w:rsidP="004816C0">
      <w:pPr>
        <w:rPr>
          <w:del w:id="379" w:author="jonathan correa" w:date="2023-08-10T22:14:00Z"/>
        </w:rPr>
      </w:pPr>
    </w:p>
    <w:p w14:paraId="509FC75D" w14:textId="7B85FB26" w:rsidR="00FD0B36" w:rsidDel="00F94788" w:rsidRDefault="00FD0B36" w:rsidP="004816C0">
      <w:pPr>
        <w:rPr>
          <w:del w:id="380" w:author="jonathan correa" w:date="2023-08-10T22:14:00Z"/>
        </w:rPr>
      </w:pPr>
    </w:p>
    <w:p w14:paraId="4B5AC7FF" w14:textId="5E00E8E0" w:rsidR="00FD0B36" w:rsidDel="00F94788" w:rsidRDefault="00FD0B36" w:rsidP="004816C0">
      <w:pPr>
        <w:rPr>
          <w:del w:id="381" w:author="jonathan correa" w:date="2023-08-10T22:14:00Z"/>
        </w:rPr>
      </w:pPr>
    </w:p>
    <w:p w14:paraId="1A56CE89" w14:textId="63F2C4E5" w:rsidR="00FD0B36" w:rsidDel="00F94788" w:rsidRDefault="00FD0B36" w:rsidP="004816C0">
      <w:pPr>
        <w:rPr>
          <w:del w:id="382" w:author="jonathan correa" w:date="2023-08-10T22:14:00Z"/>
        </w:rPr>
      </w:pPr>
    </w:p>
    <w:p w14:paraId="3AEC70BA" w14:textId="73787821" w:rsidR="00FD0B36" w:rsidDel="00F94788" w:rsidRDefault="00FD0B36" w:rsidP="004816C0">
      <w:pPr>
        <w:rPr>
          <w:del w:id="383" w:author="jonathan correa" w:date="2023-08-10T22:14:00Z"/>
        </w:rPr>
      </w:pPr>
    </w:p>
    <w:p w14:paraId="6FEEFFF5" w14:textId="6FA57C40" w:rsidR="00FD0B36" w:rsidDel="00F94788" w:rsidRDefault="00FD0B36" w:rsidP="004816C0">
      <w:pPr>
        <w:rPr>
          <w:del w:id="384" w:author="jonathan correa" w:date="2023-08-10T22:14:00Z"/>
        </w:rPr>
      </w:pPr>
    </w:p>
    <w:p w14:paraId="4928C522" w14:textId="3A9CA39A" w:rsidR="00FD0B36" w:rsidDel="00F94788" w:rsidRDefault="00FD0B36" w:rsidP="004816C0">
      <w:pPr>
        <w:rPr>
          <w:del w:id="385" w:author="jonathan correa" w:date="2023-08-10T22:14:00Z"/>
        </w:rPr>
      </w:pPr>
    </w:p>
    <w:p w14:paraId="31EF1DCC" w14:textId="263D2AA1" w:rsidR="00FD0B36" w:rsidDel="00F94788" w:rsidRDefault="00FD0B36" w:rsidP="004816C0">
      <w:pPr>
        <w:rPr>
          <w:del w:id="386" w:author="jonathan correa" w:date="2023-08-10T22:14:00Z"/>
        </w:rPr>
      </w:pPr>
    </w:p>
    <w:p w14:paraId="2DFD6AF2" w14:textId="13993A9B" w:rsidR="00FD0B36" w:rsidDel="00F94788" w:rsidRDefault="00FD0B36" w:rsidP="004816C0">
      <w:pPr>
        <w:rPr>
          <w:del w:id="387" w:author="jonathan correa" w:date="2023-08-10T22:14:00Z"/>
        </w:rPr>
      </w:pPr>
    </w:p>
    <w:p w14:paraId="74993C70" w14:textId="786A1729" w:rsidR="00FD0B36" w:rsidDel="00F94788" w:rsidRDefault="00FD0B36" w:rsidP="004816C0">
      <w:pPr>
        <w:rPr>
          <w:del w:id="388" w:author="jonathan correa" w:date="2023-08-10T22:14:00Z"/>
        </w:rPr>
      </w:pPr>
    </w:p>
    <w:p w14:paraId="23A2CFCD" w14:textId="34556B0D" w:rsidR="004816C0" w:rsidRDefault="00720638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389" w:name="_Toc142598186"/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PN2-Gestión de </w:t>
      </w:r>
      <w:r w:rsidR="00742A27" w:rsidRPr="002D5E2D">
        <w:rPr>
          <w:rFonts w:ascii="Arial" w:hAnsi="Arial" w:cs="Arial"/>
          <w:b/>
          <w:bCs/>
          <w:sz w:val="22"/>
          <w:szCs w:val="22"/>
          <w:u w:val="single"/>
        </w:rPr>
        <w:t>Entregas</w:t>
      </w:r>
      <w:bookmarkEnd w:id="389"/>
    </w:p>
    <w:p w14:paraId="4BF89C33" w14:textId="7D7A3458" w:rsidR="0091106B" w:rsidRDefault="0091106B" w:rsidP="0091106B">
      <w:pPr>
        <w:rPr>
          <w:u w:val="single"/>
        </w:rPr>
      </w:pPr>
    </w:p>
    <w:p w14:paraId="5436FE5E" w14:textId="75877931" w:rsidR="004B7CC1" w:rsidRDefault="00BD363E" w:rsidP="0091106B">
      <w:pPr>
        <w:rPr>
          <w:u w:val="single"/>
        </w:rPr>
      </w:pPr>
      <w:r>
        <w:rPr>
          <w:noProof/>
        </w:rPr>
        <w:drawing>
          <wp:inline distT="0" distB="0" distL="0" distR="0" wp14:anchorId="5E9A75A3" wp14:editId="7063C5BA">
            <wp:extent cx="6381750" cy="5581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A026" w14:textId="10D0B3E4" w:rsidR="00AF4004" w:rsidRDefault="00AF4004" w:rsidP="00742A27">
      <w:pPr>
        <w:jc w:val="center"/>
      </w:pPr>
    </w:p>
    <w:p w14:paraId="3191DC77" w14:textId="43C38245" w:rsidR="00AF4004" w:rsidRDefault="00AF4004" w:rsidP="00742A27">
      <w:pPr>
        <w:jc w:val="center"/>
      </w:pPr>
    </w:p>
    <w:p w14:paraId="3E695E05" w14:textId="4CADD4BA" w:rsidR="00AF4004" w:rsidDel="00F94788" w:rsidRDefault="00AF4004" w:rsidP="00742A27">
      <w:pPr>
        <w:jc w:val="center"/>
        <w:rPr>
          <w:del w:id="390" w:author="jonathan correa" w:date="2023-08-10T22:14:00Z"/>
        </w:rPr>
      </w:pPr>
    </w:p>
    <w:p w14:paraId="5E4F9FD6" w14:textId="43C6C188" w:rsidR="00AF4004" w:rsidDel="00F94788" w:rsidRDefault="00AF4004" w:rsidP="00742A27">
      <w:pPr>
        <w:jc w:val="center"/>
        <w:rPr>
          <w:del w:id="391" w:author="jonathan correa" w:date="2023-08-10T22:14:00Z"/>
        </w:rPr>
      </w:pPr>
    </w:p>
    <w:p w14:paraId="1B5A1A83" w14:textId="3AFB4FB4" w:rsidR="00AF4004" w:rsidDel="00F94788" w:rsidRDefault="00AF4004" w:rsidP="00742A27">
      <w:pPr>
        <w:jc w:val="center"/>
        <w:rPr>
          <w:del w:id="392" w:author="jonathan correa" w:date="2023-08-10T22:14:00Z"/>
        </w:rPr>
      </w:pPr>
    </w:p>
    <w:p w14:paraId="26DE2E8A" w14:textId="562D894D" w:rsidR="00AF4004" w:rsidDel="00F94788" w:rsidRDefault="00AF4004" w:rsidP="00742A27">
      <w:pPr>
        <w:jc w:val="center"/>
        <w:rPr>
          <w:del w:id="393" w:author="jonathan correa" w:date="2023-08-10T22:14:00Z"/>
        </w:rPr>
      </w:pPr>
    </w:p>
    <w:p w14:paraId="4D2E9E03" w14:textId="2BF931CE" w:rsidR="00AF4004" w:rsidDel="00F94788" w:rsidRDefault="00AF4004" w:rsidP="00742A27">
      <w:pPr>
        <w:jc w:val="center"/>
        <w:rPr>
          <w:del w:id="394" w:author="jonathan correa" w:date="2023-08-10T22:14:00Z"/>
        </w:rPr>
      </w:pPr>
    </w:p>
    <w:p w14:paraId="4CAA3BDC" w14:textId="11F875B8" w:rsidR="00AF4004" w:rsidDel="00F94788" w:rsidRDefault="00AF4004" w:rsidP="00742A27">
      <w:pPr>
        <w:jc w:val="center"/>
        <w:rPr>
          <w:del w:id="395" w:author="jonathan correa" w:date="2023-08-10T22:14:00Z"/>
        </w:rPr>
      </w:pPr>
    </w:p>
    <w:p w14:paraId="2C40082F" w14:textId="03C8CB12" w:rsidR="00AF4004" w:rsidDel="00F94788" w:rsidRDefault="00AF4004" w:rsidP="00742A27">
      <w:pPr>
        <w:jc w:val="center"/>
        <w:rPr>
          <w:del w:id="396" w:author="jonathan correa" w:date="2023-08-10T22:14:00Z"/>
        </w:rPr>
      </w:pPr>
    </w:p>
    <w:p w14:paraId="0911BF1A" w14:textId="2C633C50" w:rsidR="005C42A3" w:rsidRDefault="005C42A3" w:rsidP="004E2DE6">
      <w:pPr>
        <w:pStyle w:val="Ttulo3"/>
        <w:rPr>
          <w:b/>
        </w:rPr>
      </w:pPr>
      <w:bookmarkStart w:id="397" w:name="_Toc142598187"/>
      <w:r w:rsidRPr="005C42A3">
        <w:rPr>
          <w:b/>
        </w:rPr>
        <w:lastRenderedPageBreak/>
        <w:t>Módulo de Búsqueda</w:t>
      </w:r>
      <w:r w:rsidR="005635CA">
        <w:rPr>
          <w:b/>
        </w:rPr>
        <w:t>:</w:t>
      </w:r>
      <w:bookmarkEnd w:id="397"/>
      <w:r w:rsidR="005635CA">
        <w:rPr>
          <w:b/>
        </w:rPr>
        <w:t xml:space="preserve"> </w:t>
      </w:r>
    </w:p>
    <w:p w14:paraId="14C9C55A" w14:textId="7D91F780" w:rsidR="0091106B" w:rsidRPr="0091106B" w:rsidRDefault="0091106B" w:rsidP="004E2DE6">
      <w:pPr>
        <w:pStyle w:val="Ttulo4"/>
        <w:rPr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98" w:name="_Toc142598188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4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Búsqueda Elemento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/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Hallazgo</w:t>
      </w:r>
      <w:bookmarkEnd w:id="398"/>
    </w:p>
    <w:p w14:paraId="5184ACCB" w14:textId="73F810F9" w:rsidR="00E85CFA" w:rsidRPr="00706796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E85CFA">
        <w:t>Instructor</w:t>
      </w:r>
    </w:p>
    <w:p w14:paraId="135846F5" w14:textId="46682341" w:rsidR="00706796" w:rsidRPr="00706796" w:rsidRDefault="00706796" w:rsidP="004C0D75">
      <w:pPr>
        <w:ind w:left="1418"/>
        <w:rPr>
          <w:b/>
          <w:bCs/>
        </w:rPr>
      </w:pPr>
      <w:r>
        <w:rPr>
          <w:b/>
          <w:bCs/>
        </w:rPr>
        <w:t>Actores Secundarios:</w:t>
      </w:r>
      <w:r w:rsidRPr="00706796">
        <w:t xml:space="preserve"> </w:t>
      </w:r>
      <w:r w:rsidRPr="00E85CFA">
        <w:t>Propietario</w:t>
      </w:r>
      <w:r w:rsidR="005273D7">
        <w:t xml:space="preserve"> </w:t>
      </w:r>
    </w:p>
    <w:p w14:paraId="69E5BE23" w14:textId="7FF77188" w:rsidR="00E85CFA" w:rsidRDefault="00E85CFA" w:rsidP="004C0D75">
      <w:pPr>
        <w:ind w:left="1418"/>
      </w:pPr>
      <w:r w:rsidRPr="00E85CFA">
        <w:rPr>
          <w:b/>
          <w:bCs/>
        </w:rPr>
        <w:t xml:space="preserve">Objetivo: </w:t>
      </w:r>
      <w:r w:rsidRPr="00E85CFA">
        <w:t>Realizar una búsqueda en la base de datos del sistema para encontrar elementos perdidos.</w:t>
      </w:r>
    </w:p>
    <w:p w14:paraId="631F943E" w14:textId="77777777" w:rsidR="0094198D" w:rsidRPr="0094198D" w:rsidRDefault="0094198D" w:rsidP="0094198D">
      <w:pPr>
        <w:ind w:left="1418"/>
        <w:rPr>
          <w:b/>
          <w:bCs/>
          <w:u w:val="single"/>
        </w:rPr>
      </w:pPr>
      <w:r w:rsidRPr="00E85CFA">
        <w:rPr>
          <w:b/>
          <w:bCs/>
        </w:rPr>
        <w:t>Precondiciones:</w:t>
      </w:r>
    </w:p>
    <w:p w14:paraId="4D86F82C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Instructor de la unidad ha iniciado sesión en el sistema.</w:t>
      </w:r>
    </w:p>
    <w:p w14:paraId="4DEB8E2B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propietario del elemento perdido se ha acercado al instructor con información sobre su elemento perdido</w:t>
      </w:r>
      <w:r w:rsidRPr="00E85CFA">
        <w:t>.</w:t>
      </w:r>
    </w:p>
    <w:p w14:paraId="52CB7A4C" w14:textId="2DAD8AEE" w:rsidR="0094198D" w:rsidRDefault="0094198D" w:rsidP="00633F6D">
      <w:pPr>
        <w:pStyle w:val="Prrafodelista"/>
        <w:numPr>
          <w:ilvl w:val="0"/>
          <w:numId w:val="21"/>
        </w:numPr>
        <w:ind w:left="2127"/>
      </w:pPr>
      <w:r w:rsidRPr="0094198D">
        <w:t>El sistema tiene en su base de datos información sobre elementos encontrados y registrados previamente.</w:t>
      </w:r>
    </w:p>
    <w:p w14:paraId="6D23F498" w14:textId="77777777" w:rsidR="005273D7" w:rsidRPr="005273D7" w:rsidRDefault="005273D7" w:rsidP="005273D7">
      <w:pPr>
        <w:ind w:left="1418"/>
      </w:pPr>
      <w:r w:rsidRPr="005273D7">
        <w:rPr>
          <w:b/>
          <w:bCs/>
        </w:rPr>
        <w:t>Flujo Principal:</w:t>
      </w:r>
    </w:p>
    <w:p w14:paraId="176B67D4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propietario del elemento perdido proporciona al Instructor detalles sobre su elemento perdido.</w:t>
      </w:r>
    </w:p>
    <w:p w14:paraId="0E7AE631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navega al menú "Entrega" y luego al submenú "Crear".</w:t>
      </w:r>
    </w:p>
    <w:p w14:paraId="1BDDA5C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Se abre la interfaz de búsqueda de elementos. El Instructor entra los detalles proporcionados por el propietario del elemento perdido.</w:t>
      </w:r>
    </w:p>
    <w:p w14:paraId="212E14DF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valida la información ingresada y realiza una búsqueda en la base de datos.</w:t>
      </w:r>
    </w:p>
    <w:p w14:paraId="7FE3645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muestra en una grilla todos los elementos que coinciden con las características ingresadas.</w:t>
      </w:r>
    </w:p>
    <w:p w14:paraId="518E03D9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revisa los hallazgos en la grilla y selecciona cualquier elemento que se corresponda con la descripción proporcionada por el propietario del elemento perdido.</w:t>
      </w:r>
    </w:p>
    <w:p w14:paraId="5036815C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proporciona una vista completa del hallazgo seleccionado.</w:t>
      </w:r>
    </w:p>
    <w:p w14:paraId="560D84F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hace preguntas al propietario del elemento para confirmar que el elemento seleccionado es realmente suyo.</w:t>
      </w:r>
    </w:p>
    <w:p w14:paraId="5FB373DD" w14:textId="2ACDCA04" w:rsid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Si el propietario del elemento perdido confirma que el elemento encontrado es suyo, el Instructor procede a la entrega del elemento, lo cual constituirá otro caso de uso (CU-0</w:t>
      </w:r>
      <w:r>
        <w:t>5</w:t>
      </w:r>
      <w:r w:rsidRPr="005273D7">
        <w:t xml:space="preserve"> </w:t>
      </w:r>
      <w:r>
        <w:t>Crear Entrega</w:t>
      </w:r>
      <w:r w:rsidRPr="005273D7">
        <w:t>).</w:t>
      </w:r>
    </w:p>
    <w:p w14:paraId="33CBC569" w14:textId="77777777" w:rsidR="00787523" w:rsidRPr="005273D7" w:rsidRDefault="00787523" w:rsidP="00787523">
      <w:pPr>
        <w:tabs>
          <w:tab w:val="num" w:pos="720"/>
        </w:tabs>
        <w:spacing w:after="0"/>
        <w:ind w:left="2160"/>
      </w:pPr>
    </w:p>
    <w:p w14:paraId="44BABD56" w14:textId="77777777" w:rsidR="005273D7" w:rsidRPr="005273D7" w:rsidRDefault="005273D7" w:rsidP="005273D7">
      <w:pPr>
        <w:ind w:left="1418"/>
        <w:rPr>
          <w:b/>
        </w:rPr>
      </w:pPr>
      <w:r w:rsidRPr="005273D7">
        <w:rPr>
          <w:b/>
        </w:rPr>
        <w:t>Flujo Alternativo:</w:t>
      </w:r>
    </w:p>
    <w:p w14:paraId="00F1468A" w14:textId="1A0CC2EB" w:rsidR="005273D7" w:rsidRPr="00E85CFA" w:rsidRDefault="005273D7" w:rsidP="00633F6D">
      <w:pPr>
        <w:pStyle w:val="Prrafodelista"/>
        <w:numPr>
          <w:ilvl w:val="0"/>
          <w:numId w:val="19"/>
        </w:numPr>
      </w:pPr>
      <w:r>
        <w:t>Si en el paso 5 no se encuentran elementos que coincidan con las características ingresadas, el sistema informa al Instructor que no se encontraron elementos correspondientes. El Instructor informa al Propietario y finaliza la búsqueda.</w:t>
      </w:r>
    </w:p>
    <w:p w14:paraId="44B22D0D" w14:textId="77777777" w:rsidR="00E85CFA" w:rsidRPr="00E85CFA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0F7B8FFB" w14:textId="65BDFF71" w:rsidR="00612D6B" w:rsidRPr="0094198D" w:rsidRDefault="0094198D" w:rsidP="00633F6D">
      <w:pPr>
        <w:pStyle w:val="Prrafodelista"/>
        <w:numPr>
          <w:ilvl w:val="0"/>
          <w:numId w:val="20"/>
        </w:numPr>
        <w:ind w:left="2268"/>
        <w:rPr>
          <w:b/>
          <w:bCs/>
        </w:rPr>
      </w:pPr>
      <w:r w:rsidRPr="0094198D">
        <w:t>El Instructor ha confirmado la propiedad de un elemento perdido o ha informado al Propietario que no se encontraron elementos correspondientes.</w:t>
      </w:r>
    </w:p>
    <w:p w14:paraId="0A267B6B" w14:textId="77777777" w:rsidR="0094198D" w:rsidRPr="0094198D" w:rsidRDefault="0094198D" w:rsidP="0094198D">
      <w:pPr>
        <w:ind w:left="1440"/>
        <w:rPr>
          <w:b/>
          <w:bCs/>
        </w:rPr>
      </w:pPr>
      <w:r w:rsidRPr="0094198D">
        <w:rPr>
          <w:b/>
          <w:bCs/>
        </w:rPr>
        <w:t>Excepciones:</w:t>
      </w:r>
    </w:p>
    <w:p w14:paraId="5C13C28D" w14:textId="77777777" w:rsidR="0094198D" w:rsidRP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Interrupción de la conexión a la base de datos durante la búsqueda.</w:t>
      </w:r>
    </w:p>
    <w:p w14:paraId="5E64D348" w14:textId="07A0069B" w:rsid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lastRenderedPageBreak/>
        <w:t>El Propietario no puede proporcionar suficientes detalles para una búsqueda eficaz.</w:t>
      </w:r>
    </w:p>
    <w:p w14:paraId="212A2C7F" w14:textId="77777777" w:rsidR="0094198D" w:rsidRPr="0094198D" w:rsidRDefault="0094198D" w:rsidP="00050CE4">
      <w:pPr>
        <w:pStyle w:val="Prrafodelista"/>
        <w:ind w:left="2160"/>
        <w:rPr>
          <w:bCs/>
        </w:rPr>
      </w:pPr>
    </w:p>
    <w:p w14:paraId="2D707370" w14:textId="472D154C" w:rsidR="00E85CFA" w:rsidRDefault="0091106B" w:rsidP="004E2DE6">
      <w:pPr>
        <w:pStyle w:val="Ttulo3"/>
        <w:rPr>
          <w:b/>
        </w:rPr>
      </w:pPr>
      <w:bookmarkStart w:id="399" w:name="_Toc142598189"/>
      <w:r w:rsidRPr="00DC5E92">
        <w:rPr>
          <w:b/>
        </w:rPr>
        <w:t>Módulo</w:t>
      </w:r>
      <w:r w:rsidR="00E85CFA" w:rsidRPr="00DC5E92">
        <w:rPr>
          <w:b/>
        </w:rPr>
        <w:t xml:space="preserve"> de entrega</w:t>
      </w:r>
      <w:bookmarkEnd w:id="399"/>
    </w:p>
    <w:p w14:paraId="2796E7F7" w14:textId="6D28AC81" w:rsidR="0091106B" w:rsidRPr="006F4761" w:rsidRDefault="0091106B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400" w:name="_Toc142598190"/>
      <w:r w:rsidRPr="0091106B">
        <w:rPr>
          <w:bCs/>
          <w:color w:val="4472C4" w:themeColor="accent1"/>
        </w:rPr>
        <w:t>CU-0</w:t>
      </w:r>
      <w:r w:rsidR="006F4761">
        <w:rPr>
          <w:bCs/>
          <w:color w:val="4472C4" w:themeColor="accent1"/>
        </w:rPr>
        <w:t>5</w:t>
      </w:r>
      <w:r w:rsidRPr="0091106B"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Crear</w:t>
      </w:r>
      <w:r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entrega</w:t>
      </w:r>
      <w:bookmarkEnd w:id="400"/>
    </w:p>
    <w:p w14:paraId="57F4A1CE" w14:textId="0FF4759C" w:rsidR="00E85CFA" w:rsidRPr="00DC5E92" w:rsidRDefault="00E85CFA" w:rsidP="0094198D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 w:rsidR="00DC5E92">
        <w:rPr>
          <w:b/>
          <w:bCs/>
        </w:rPr>
        <w:t xml:space="preserve"> </w:t>
      </w:r>
      <w:r w:rsidRPr="006F4761">
        <w:t>Instructor</w:t>
      </w:r>
    </w:p>
    <w:p w14:paraId="64DB3129" w14:textId="77777777" w:rsidR="0096267A" w:rsidRPr="0096267A" w:rsidRDefault="00E85CFA" w:rsidP="0094198D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96267A" w:rsidRPr="0096267A">
        <w:t>Crear una entrega de elementos encontrados, asignar una fecha de entrega, observación y generar un número de acta correlativo.</w:t>
      </w:r>
    </w:p>
    <w:p w14:paraId="2A79BF94" w14:textId="0FB4E92F" w:rsidR="00E85CFA" w:rsidRPr="002175D6" w:rsidRDefault="00E85CFA" w:rsidP="002175D6">
      <w:pPr>
        <w:ind w:left="1418"/>
        <w:rPr>
          <w:b/>
          <w:bCs/>
        </w:rPr>
      </w:pPr>
      <w:r w:rsidRPr="0096267A">
        <w:rPr>
          <w:b/>
          <w:bCs/>
        </w:rPr>
        <w:t>Precondiciones:</w:t>
      </w:r>
      <w:r w:rsidR="00DC5E92" w:rsidRPr="0096267A">
        <w:rPr>
          <w:b/>
          <w:bCs/>
        </w:rPr>
        <w:t xml:space="preserve"> </w:t>
      </w:r>
    </w:p>
    <w:p w14:paraId="70DEE362" w14:textId="77777777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ha iniciado sesión en el sistema.</w:t>
      </w:r>
    </w:p>
    <w:p w14:paraId="2A6263ED" w14:textId="31C61F3D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se encuentra en el menú de entregas y ha seleccionado el submenú "Crear".</w:t>
      </w:r>
    </w:p>
    <w:p w14:paraId="1BB75D6B" w14:textId="77777777" w:rsidR="00E85CFA" w:rsidRPr="00E85CFA" w:rsidRDefault="00E85CFA" w:rsidP="00050CE4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1B85D92F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genera un número correlativo único para la nueva entrega, dependiendo de la unidad y el año.</w:t>
      </w:r>
    </w:p>
    <w:p w14:paraId="78E99E09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ingresa los detalles de la entrega en los campos correspondientes.</w:t>
      </w:r>
    </w:p>
    <w:p w14:paraId="3560C7CA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presiona el botón "Crear" para crear la entrega.</w:t>
      </w:r>
    </w:p>
    <w:p w14:paraId="5CDD686C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valida la información ingresada y crea un nuevo registro de entrega.</w:t>
      </w:r>
    </w:p>
    <w:p w14:paraId="34FBE17C" w14:textId="4D573A03" w:rsidR="002175D6" w:rsidRDefault="002175D6" w:rsidP="00633F6D">
      <w:pPr>
        <w:numPr>
          <w:ilvl w:val="1"/>
          <w:numId w:val="5"/>
        </w:numPr>
        <w:spacing w:after="0"/>
      </w:pPr>
      <w:r>
        <w:t>El sistema habilita la opción para agregar elementos (CU-0</w:t>
      </w:r>
      <w:r w:rsidR="00BD363E">
        <w:t>6</w:t>
      </w:r>
      <w:r>
        <w:t>) e intervinientes (CU-0</w:t>
      </w:r>
      <w:r w:rsidR="00BD363E">
        <w:t>7</w:t>
      </w:r>
      <w:r>
        <w:t>) a la entrega.</w:t>
      </w:r>
    </w:p>
    <w:p w14:paraId="3E061B41" w14:textId="0F55DDFA" w:rsidR="002175D6" w:rsidRDefault="002175D6" w:rsidP="00633F6D">
      <w:pPr>
        <w:numPr>
          <w:ilvl w:val="1"/>
          <w:numId w:val="5"/>
        </w:numPr>
        <w:spacing w:after="0"/>
      </w:pPr>
      <w:r>
        <w:t xml:space="preserve">Una vez agregados todos los elementos e intervinientes necesarios, el sistema genera una vista previa </w:t>
      </w:r>
      <w:r w:rsidR="00050CE4">
        <w:t>del acta</w:t>
      </w:r>
      <w:r>
        <w:t xml:space="preserve"> de entrega para que el usuario la revise.</w:t>
      </w:r>
    </w:p>
    <w:p w14:paraId="0B5051DA" w14:textId="4323599F" w:rsidR="002175D6" w:rsidRDefault="002175D6" w:rsidP="00633F6D">
      <w:pPr>
        <w:numPr>
          <w:ilvl w:val="1"/>
          <w:numId w:val="5"/>
        </w:numPr>
        <w:spacing w:after="0"/>
      </w:pPr>
      <w:r>
        <w:t xml:space="preserve">Si el usuario está satisfecho con la vista previa del acta, puede imprimir </w:t>
      </w:r>
      <w:r w:rsidR="00050CE4">
        <w:t>el acta</w:t>
      </w:r>
      <w:r>
        <w:t>.</w:t>
      </w:r>
    </w:p>
    <w:p w14:paraId="2360C561" w14:textId="77777777" w:rsidR="002175D6" w:rsidRDefault="002175D6" w:rsidP="00633F6D">
      <w:pPr>
        <w:numPr>
          <w:ilvl w:val="1"/>
          <w:numId w:val="5"/>
        </w:numPr>
        <w:spacing w:after="0"/>
      </w:pPr>
      <w:r>
        <w:t>Una vez impresa el acta, si el usuario está conforme con todo, presiona el botón "Finalizar".</w:t>
      </w:r>
    </w:p>
    <w:p w14:paraId="5280E205" w14:textId="44F416C5" w:rsidR="002175D6" w:rsidRDefault="002175D6" w:rsidP="00633F6D">
      <w:pPr>
        <w:numPr>
          <w:ilvl w:val="1"/>
          <w:numId w:val="5"/>
        </w:numPr>
        <w:spacing w:after="0"/>
      </w:pPr>
      <w:r>
        <w:t>El sistema finaliza la entrega y vuelve al modo inicial.</w:t>
      </w:r>
    </w:p>
    <w:p w14:paraId="631A4EA5" w14:textId="77777777" w:rsidR="00787523" w:rsidRDefault="00787523" w:rsidP="00787523">
      <w:pPr>
        <w:spacing w:after="0"/>
        <w:ind w:left="1879"/>
      </w:pPr>
    </w:p>
    <w:p w14:paraId="4ACADF1F" w14:textId="77777777" w:rsidR="00BD363E" w:rsidRPr="001A5443" w:rsidRDefault="00BD363E" w:rsidP="00BD363E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63DE9714" w14:textId="18534CA2" w:rsidR="00BD363E" w:rsidRPr="008C4DF0" w:rsidRDefault="00BD363E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</w:t>
      </w:r>
      <w:r>
        <w:t>7</w:t>
      </w:r>
      <w:r w:rsidRPr="001A5443">
        <w:t xml:space="preserve"> Cargar Intervinientes: en el punto 5 del flujo principal, después de la creación de</w:t>
      </w:r>
      <w:r>
        <w:t xml:space="preserve"> la entrega </w:t>
      </w:r>
      <w:r w:rsidRPr="001A5443">
        <w:t>y la carga de elementos, el Instructor puede optar por cargar los intervinientes de</w:t>
      </w:r>
      <w:r>
        <w:t xml:space="preserve"> la entrega</w:t>
      </w:r>
      <w:r w:rsidRPr="001A5443">
        <w:t>.</w:t>
      </w:r>
    </w:p>
    <w:p w14:paraId="266D510B" w14:textId="77777777" w:rsidR="00BD363E" w:rsidRDefault="00BD363E" w:rsidP="00BD363E">
      <w:pPr>
        <w:ind w:left="1519"/>
      </w:pPr>
    </w:p>
    <w:p w14:paraId="2742A34D" w14:textId="77777777" w:rsidR="00E85CFA" w:rsidRPr="00E85CFA" w:rsidRDefault="00E85CFA" w:rsidP="002175D6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6D986A3E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Se ha creado una nueva entrega en el sistema con un número correlativo único.</w:t>
      </w:r>
    </w:p>
    <w:p w14:paraId="0B30B79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Los elementos correspondientes han sido vinculados al propietario.</w:t>
      </w:r>
    </w:p>
    <w:p w14:paraId="670031C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El acta de entrega ha sido impresa y la entrega finalizada.</w:t>
      </w:r>
    </w:p>
    <w:p w14:paraId="3444521D" w14:textId="265957F6" w:rsidR="00050CE4" w:rsidRPr="00BD363E" w:rsidRDefault="00050CE4" w:rsidP="00BD363E">
      <w:pPr>
        <w:ind w:left="1440"/>
        <w:rPr>
          <w:b/>
        </w:rPr>
      </w:pPr>
      <w:r w:rsidRPr="00050CE4">
        <w:rPr>
          <w:b/>
        </w:rPr>
        <w:t>Flujo alternativo:</w:t>
      </w:r>
    </w:p>
    <w:p w14:paraId="3C0EFC3A" w14:textId="77777777" w:rsidR="00050CE4" w:rsidRDefault="00050CE4" w:rsidP="00633F6D">
      <w:pPr>
        <w:pStyle w:val="Prrafodelista"/>
        <w:numPr>
          <w:ilvl w:val="0"/>
          <w:numId w:val="25"/>
        </w:numPr>
        <w:ind w:left="1985"/>
      </w:pPr>
      <w:r>
        <w:t>En cualquier momento después de la creación de la entrega, el usuario puede optar por modificar o eliminar la entrega.</w:t>
      </w:r>
    </w:p>
    <w:p w14:paraId="5BE34948" w14:textId="25EF00CF" w:rsidR="0094198D" w:rsidRDefault="00050CE4" w:rsidP="00633F6D">
      <w:pPr>
        <w:pStyle w:val="Prrafodelista"/>
        <w:numPr>
          <w:ilvl w:val="0"/>
          <w:numId w:val="25"/>
        </w:numPr>
        <w:ind w:left="1985"/>
      </w:pPr>
      <w:r>
        <w:t>El usuario puede optar por finalizar la entrega sin haber impreso el acta.</w:t>
      </w:r>
    </w:p>
    <w:p w14:paraId="20AC45DA" w14:textId="5A587D94" w:rsidR="00050CE4" w:rsidRPr="00050CE4" w:rsidRDefault="00050CE4" w:rsidP="00050CE4">
      <w:pPr>
        <w:ind w:left="720" w:firstLine="720"/>
        <w:rPr>
          <w:b/>
        </w:rPr>
      </w:pPr>
      <w:r w:rsidRPr="00050CE4">
        <w:rPr>
          <w:b/>
        </w:rPr>
        <w:t>Excepciones:</w:t>
      </w:r>
    </w:p>
    <w:p w14:paraId="0C0076CB" w14:textId="77777777" w:rsidR="00050CE4" w:rsidRDefault="00050CE4" w:rsidP="00633F6D">
      <w:pPr>
        <w:pStyle w:val="Prrafodelista"/>
        <w:numPr>
          <w:ilvl w:val="0"/>
          <w:numId w:val="26"/>
        </w:numPr>
      </w:pPr>
      <w:r>
        <w:lastRenderedPageBreak/>
        <w:t>Si la información de la entrega ingresada no es válida, el sistema muestra un mensaje de error y solicita al instructor que corrija la información.</w:t>
      </w:r>
    </w:p>
    <w:p w14:paraId="09FDEBAB" w14:textId="4DEB823C" w:rsidR="0094198D" w:rsidRDefault="00050CE4" w:rsidP="00633F6D">
      <w:pPr>
        <w:pStyle w:val="Prrafodelista"/>
        <w:numPr>
          <w:ilvl w:val="0"/>
          <w:numId w:val="26"/>
        </w:numPr>
      </w:pPr>
      <w:r>
        <w:t>Si el instructor intenta finalizar la entrega sin haber agregado ningún elemento, el sistema muestra un mensaje de advertencia indicando que la entrega será eliminada.</w:t>
      </w:r>
    </w:p>
    <w:p w14:paraId="5EE95BF2" w14:textId="63014C76" w:rsidR="00050CE4" w:rsidRDefault="0096267A" w:rsidP="00050CE4">
      <w:pPr>
        <w:pStyle w:val="Ttulo4"/>
        <w:rPr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401" w:name="_Toc14259819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6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 xml:space="preserve">Cargar </w:t>
      </w:r>
      <w:r w:rsidRPr="00A049CE">
        <w:rPr>
          <w:bCs/>
          <w:color w:val="4472C4" w:themeColor="accent1"/>
        </w:rPr>
        <w:t>elementos</w:t>
      </w:r>
      <w:bookmarkEnd w:id="401"/>
    </w:p>
    <w:p w14:paraId="54999ECF" w14:textId="77777777" w:rsidR="0096267A" w:rsidRPr="00DC5E92" w:rsidRDefault="0096267A" w:rsidP="00F03257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6F4761">
        <w:t>Instructor</w:t>
      </w:r>
    </w:p>
    <w:p w14:paraId="246E3DEC" w14:textId="49A067A0" w:rsidR="0096267A" w:rsidRPr="0096267A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A049CE" w:rsidRPr="00A049CE">
        <w:t>Seleccionar los elementos que formarán parte de una entrega y agregarlos a la misma.</w:t>
      </w:r>
    </w:p>
    <w:p w14:paraId="344A4E97" w14:textId="415F4FD9" w:rsidR="0096267A" w:rsidRPr="00A049CE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Precondiciones: </w:t>
      </w:r>
      <w:r w:rsidR="00A049CE" w:rsidRPr="00A049CE">
        <w:t>Se ha creado una entrega con un número de acta correlativo y una fecha de entrega asignada.</w:t>
      </w:r>
    </w:p>
    <w:p w14:paraId="21B5D81D" w14:textId="77777777" w:rsidR="0096267A" w:rsidRPr="00E85CFA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589ED436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inicia el proceso de carga de elementos a una entrega.</w:t>
      </w:r>
    </w:p>
    <w:p w14:paraId="603FF8A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la información de la entrega, incluyendo el número de acta y la fecha de entrega.</w:t>
      </w:r>
    </w:p>
    <w:p w14:paraId="1133F59E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realiza una búsqueda de elementos disponibles para agregar a la entrega.</w:t>
      </w:r>
    </w:p>
    <w:p w14:paraId="1162700A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una lista de elementos disponibles que pueden ser seleccionados.</w:t>
      </w:r>
    </w:p>
    <w:p w14:paraId="0870E79C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selecciona los elementos que formarán parte de la entrega.</w:t>
      </w:r>
    </w:p>
    <w:p w14:paraId="6E71F315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pulsa el botón "Agregar" y el sistema agrega los elementos seleccionados a la entrega, cambiando su estado a "Entregado".</w:t>
      </w:r>
    </w:p>
    <w:p w14:paraId="24875B4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puede repetir los pasos 3 al 6 para agregar más elementos a la entrega.</w:t>
      </w:r>
    </w:p>
    <w:p w14:paraId="487FB856" w14:textId="77777777" w:rsidR="006C2685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  <w:r w:rsidR="00AF4004">
        <w:rPr>
          <w:b/>
          <w:bCs/>
        </w:rPr>
        <w:t xml:space="preserve"> </w:t>
      </w:r>
    </w:p>
    <w:p w14:paraId="1CEA5414" w14:textId="6A95C3FF" w:rsidR="006C2685" w:rsidRPr="006C2685" w:rsidRDefault="006C2685" w:rsidP="00633F6D">
      <w:pPr>
        <w:pStyle w:val="Prrafodelista"/>
        <w:numPr>
          <w:ilvl w:val="0"/>
          <w:numId w:val="28"/>
        </w:numPr>
        <w:ind w:left="1843"/>
        <w:rPr>
          <w:b/>
          <w:bCs/>
        </w:rPr>
      </w:pPr>
      <w:r w:rsidRPr="006C2685">
        <w:t>Los elementos seleccionados se cargan en la entrega y su estado cambia a "Entregado".</w:t>
      </w:r>
    </w:p>
    <w:p w14:paraId="68B833F3" w14:textId="77777777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Flujo Alternativo:</w:t>
      </w:r>
    </w:p>
    <w:p w14:paraId="7DADF30D" w14:textId="77777777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en cualquier momento el Instructor decide quitar un elemento que ha sido añadido a la entrega, puede seleccionarlo en la grilla de "Elementos de la Entrega" y pulsar el botón "Quitar", lo que removerá el elemento de la entrega.</w:t>
      </w:r>
    </w:p>
    <w:p w14:paraId="10FF5499" w14:textId="08030DC5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Excepciones:</w:t>
      </w:r>
    </w:p>
    <w:p w14:paraId="25D705C2" w14:textId="653DDACA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un elemento seleccionado no tiene un estado de "Resguardado", el sistema mostrará un mensaje de error y no permitirá que el elemento se agregue a la entrega.</w:t>
      </w:r>
    </w:p>
    <w:p w14:paraId="0E8CF138" w14:textId="4504A51D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el Instructor intenta finalizar la carga de elementos sin haber agregado ningún elemento, el sistema mostrará un mensaje de advertencia indicando que la entrega será eliminada.</w:t>
      </w:r>
    </w:p>
    <w:p w14:paraId="3F6D3D96" w14:textId="77777777" w:rsidR="00F007D5" w:rsidRPr="0091106B" w:rsidRDefault="00F007D5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402" w:name="_Toc142598192"/>
      <w:r w:rsidRPr="00336016">
        <w:rPr>
          <w:b/>
        </w:rPr>
        <w:t>Módulo de Intervinientes</w:t>
      </w:r>
      <w:bookmarkEnd w:id="402"/>
    </w:p>
    <w:p w14:paraId="5CE089B1" w14:textId="01586458" w:rsidR="00F007D5" w:rsidRDefault="00F007D5" w:rsidP="004E2DE6">
      <w:pPr>
        <w:pStyle w:val="Ttulo4"/>
      </w:pPr>
      <w:r>
        <w:tab/>
      </w:r>
      <w:bookmarkStart w:id="403" w:name="_Toc14259819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7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403"/>
    </w:p>
    <w:p w14:paraId="2D0F4237" w14:textId="77777777" w:rsidR="00F007D5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D6BF592" w14:textId="3B64519F" w:rsidR="00F007D5" w:rsidRPr="004816C0" w:rsidRDefault="00F007D5" w:rsidP="003F7DAB">
      <w:pPr>
        <w:ind w:left="1440"/>
      </w:pPr>
      <w:r w:rsidRPr="00336016">
        <w:rPr>
          <w:b/>
        </w:rPr>
        <w:lastRenderedPageBreak/>
        <w:t>Acto</w:t>
      </w:r>
      <w:r>
        <w:rPr>
          <w:b/>
        </w:rPr>
        <w:t>r Secundarios</w:t>
      </w:r>
      <w:r w:rsidRPr="004816C0">
        <w:t xml:space="preserve">: </w:t>
      </w:r>
      <w:r>
        <w:t>Propietario, Testigos</w:t>
      </w:r>
      <w:r w:rsidRPr="004816C0">
        <w:t>.</w:t>
      </w:r>
    </w:p>
    <w:p w14:paraId="71B8C7B7" w14:textId="596AA8C2" w:rsidR="00F007D5" w:rsidRPr="004816C0" w:rsidRDefault="00F007D5" w:rsidP="003F7DAB">
      <w:pPr>
        <w:ind w:left="1440"/>
      </w:pPr>
      <w:r w:rsidRPr="00336016">
        <w:rPr>
          <w:b/>
        </w:rPr>
        <w:t>Objetivo</w:t>
      </w:r>
      <w:r w:rsidRPr="004816C0">
        <w:t>: Registrar los intervinientes de</w:t>
      </w:r>
      <w:r>
        <w:t xml:space="preserve"> la entrega</w:t>
      </w:r>
      <w:r w:rsidRPr="004816C0">
        <w:t xml:space="preserve">, incluyendo el </w:t>
      </w:r>
      <w:r>
        <w:t xml:space="preserve">Propietario </w:t>
      </w:r>
      <w:r w:rsidRPr="004816C0">
        <w:t>y los testigos.</w:t>
      </w:r>
    </w:p>
    <w:p w14:paraId="58D2A3FA" w14:textId="77777777" w:rsidR="00F007D5" w:rsidRPr="004816C0" w:rsidRDefault="00F007D5" w:rsidP="00E558B6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F398233" w14:textId="0AD94667" w:rsidR="00E558B6" w:rsidRDefault="00E558B6" w:rsidP="00633F6D">
      <w:pPr>
        <w:pStyle w:val="Prrafodelista"/>
        <w:numPr>
          <w:ilvl w:val="0"/>
          <w:numId w:val="30"/>
        </w:numPr>
        <w:ind w:left="1843"/>
      </w:pPr>
      <w:r>
        <w:t>La entrega ha sido creada y está en estado de edición.</w:t>
      </w:r>
    </w:p>
    <w:p w14:paraId="12CB6049" w14:textId="77777777" w:rsidR="00E558B6" w:rsidRPr="004816C0" w:rsidRDefault="00E558B6" w:rsidP="00E558B6">
      <w:pPr>
        <w:pStyle w:val="Prrafodelista"/>
        <w:ind w:left="1985"/>
      </w:pPr>
    </w:p>
    <w:p w14:paraId="511D2F08" w14:textId="4C9A4271" w:rsidR="00F007D5" w:rsidRPr="005C42A3" w:rsidRDefault="00F007D5" w:rsidP="00E558B6">
      <w:pPr>
        <w:pStyle w:val="Prrafodelista"/>
        <w:ind w:left="1418"/>
        <w:rPr>
          <w:b/>
        </w:rPr>
      </w:pPr>
      <w:r w:rsidRPr="005C42A3">
        <w:rPr>
          <w:b/>
        </w:rPr>
        <w:t xml:space="preserve">Flujo </w:t>
      </w:r>
      <w:r w:rsidR="00E558B6">
        <w:rPr>
          <w:b/>
        </w:rPr>
        <w:t>Principal</w:t>
      </w:r>
      <w:r w:rsidRPr="005C42A3">
        <w:rPr>
          <w:b/>
        </w:rPr>
        <w:t>:</w:t>
      </w:r>
    </w:p>
    <w:p w14:paraId="57E2F1D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selecciona la opción "Agregar intervinientes".</w:t>
      </w:r>
    </w:p>
    <w:p w14:paraId="38658307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busca a la persona por DNI, dependiendo del tipo de interviniente (testigo, propietario, instructor).</w:t>
      </w:r>
    </w:p>
    <w:p w14:paraId="296071EB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se encuentra en la base de datos, el sistema completa automáticamente los campos correspondientes.</w:t>
      </w:r>
    </w:p>
    <w:p w14:paraId="73FF1E0F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no se encuentra en la base de datos, el Instructor agrega un nuevo interviniente, ingresando los datos correspondientes.</w:t>
      </w:r>
    </w:p>
    <w:p w14:paraId="1D310F8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sistema valida y agrega al interviniente a la base de datos, vinculándolo a la entrega.</w:t>
      </w:r>
    </w:p>
    <w:p w14:paraId="7E2E4F7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repite los pasos hasta completar la carga de todos los intervinientes necesarios.</w:t>
      </w:r>
    </w:p>
    <w:p w14:paraId="51AC6240" w14:textId="02E4B276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Una vez que todos los intervinientes han sido cargados, el Instructor finaliza la carga de personas.</w:t>
      </w:r>
    </w:p>
    <w:p w14:paraId="1A9F0BAC" w14:textId="77777777" w:rsidR="00BD363E" w:rsidRDefault="00BD363E" w:rsidP="00BD363E">
      <w:pPr>
        <w:spacing w:after="0"/>
        <w:ind w:left="2160"/>
      </w:pPr>
    </w:p>
    <w:p w14:paraId="41B120F5" w14:textId="77777777" w:rsidR="00F007D5" w:rsidRPr="004816C0" w:rsidRDefault="00F007D5" w:rsidP="00E558B6">
      <w:pPr>
        <w:ind w:left="1440"/>
      </w:pPr>
      <w:r w:rsidRPr="00336016">
        <w:rPr>
          <w:b/>
        </w:rPr>
        <w:t>Postcondiciones</w:t>
      </w:r>
      <w:r w:rsidRPr="004816C0">
        <w:t>:</w:t>
      </w:r>
    </w:p>
    <w:p w14:paraId="627AE586" w14:textId="758CA26D" w:rsidR="00AF4004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 w:rsidRPr="00E558B6">
        <w:t>Todos los intervinientes están registrados en la base de datos y asociados a la entrega</w:t>
      </w:r>
    </w:p>
    <w:p w14:paraId="0B507640" w14:textId="77777777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Excepciones:</w:t>
      </w:r>
    </w:p>
    <w:p w14:paraId="134647BB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>
        <w:t>Si la persona no se encuentra en la base de datos, se deberá agregar un nuevo interviniente.</w:t>
      </w:r>
    </w:p>
    <w:p w14:paraId="02134087" w14:textId="496D5939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Puntos de Extensión:</w:t>
      </w:r>
    </w:p>
    <w:p w14:paraId="379F2B39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modificar los detalles de los intervinientes o desvincular un interviniente de la entrega y agregar uno nuevo.</w:t>
      </w:r>
    </w:p>
    <w:p w14:paraId="2F403366" w14:textId="7049FBAE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finalizar la entrega después de completar la carga de intervinientes.</w:t>
      </w:r>
    </w:p>
    <w:p w14:paraId="5D6D7808" w14:textId="4BA2B707" w:rsidR="00AF4004" w:rsidRDefault="00AF4004" w:rsidP="00F007D5"/>
    <w:p w14:paraId="3C546581" w14:textId="77777777" w:rsidR="00AF4004" w:rsidRDefault="00AF4004" w:rsidP="00F007D5"/>
    <w:p w14:paraId="33E419F8" w14:textId="3794A959" w:rsidR="002D5E2D" w:rsidRDefault="002D5E2D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404" w:name="_Hlk134345867"/>
      <w:bookmarkStart w:id="405" w:name="_Toc142598194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>
        <w:rPr>
          <w:rFonts w:ascii="Arial" w:hAnsi="Arial" w:cs="Arial"/>
          <w:b/>
          <w:bCs/>
          <w:sz w:val="22"/>
          <w:szCs w:val="22"/>
          <w:u w:val="single"/>
        </w:rPr>
        <w:t>Reporte</w:t>
      </w:r>
      <w:bookmarkEnd w:id="404"/>
      <w:bookmarkEnd w:id="405"/>
    </w:p>
    <w:p w14:paraId="01B128A7" w14:textId="1AC02CCA" w:rsidR="0091106B" w:rsidRPr="00280D07" w:rsidRDefault="009A0416" w:rsidP="00AF4004">
      <w:pPr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5133C838" wp14:editId="7DAAC122">
            <wp:extent cx="5086350" cy="2876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E23" w14:textId="04712FB7" w:rsidR="002D5E2D" w:rsidRDefault="002D5E2D" w:rsidP="004E2DE6">
      <w:pPr>
        <w:pStyle w:val="Ttulo3"/>
        <w:rPr>
          <w:b/>
          <w:bCs/>
        </w:rPr>
      </w:pPr>
      <w:bookmarkStart w:id="406" w:name="_Toc142598195"/>
      <w:r w:rsidRPr="00DC5E92">
        <w:rPr>
          <w:b/>
        </w:rPr>
        <w:t xml:space="preserve">Módulo de </w:t>
      </w:r>
      <w:r w:rsidR="008461FE" w:rsidRPr="008461FE">
        <w:rPr>
          <w:b/>
          <w:bCs/>
        </w:rPr>
        <w:t>Generación de reporte de hallazgos y entregas</w:t>
      </w:r>
      <w:bookmarkEnd w:id="406"/>
    </w:p>
    <w:p w14:paraId="0B8822D2" w14:textId="62FC7414" w:rsidR="0091106B" w:rsidRDefault="0091106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07" w:name="_Toc142598196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8</w:t>
      </w:r>
      <w:r w:rsidRPr="0091106B">
        <w:rPr>
          <w:bCs/>
          <w:color w:val="4472C4" w:themeColor="accent1"/>
        </w:rPr>
        <w:t xml:space="preserve"> </w:t>
      </w:r>
      <w:r w:rsidR="00A1212B">
        <w:rPr>
          <w:bCs/>
          <w:color w:val="4472C4" w:themeColor="accent1"/>
        </w:rPr>
        <w:t>Realizar reporte</w:t>
      </w:r>
      <w:bookmarkEnd w:id="407"/>
    </w:p>
    <w:p w14:paraId="3EBC460F" w14:textId="38D97B5E" w:rsidR="008461FE" w:rsidRPr="008461FE" w:rsidRDefault="008461FE" w:rsidP="00E558B6">
      <w:pPr>
        <w:pStyle w:val="Prrafodelista"/>
        <w:spacing w:line="360" w:lineRule="auto"/>
        <w:ind w:left="1440"/>
        <w:rPr>
          <w:b/>
          <w:bCs/>
        </w:rPr>
      </w:pPr>
      <w:r w:rsidRPr="008461FE">
        <w:rPr>
          <w:b/>
          <w:bCs/>
        </w:rPr>
        <w:t xml:space="preserve">Actores principales: </w:t>
      </w:r>
      <w:r w:rsidRPr="008461FE">
        <w:t>Supervisor</w:t>
      </w:r>
    </w:p>
    <w:p w14:paraId="56546411" w14:textId="47365FF3" w:rsidR="008461FE" w:rsidRPr="008461FE" w:rsidRDefault="008461FE" w:rsidP="00E558B6">
      <w:pPr>
        <w:pStyle w:val="Prrafodelista"/>
        <w:spacing w:line="276" w:lineRule="auto"/>
        <w:ind w:left="1440"/>
        <w:rPr>
          <w:b/>
          <w:bCs/>
        </w:rPr>
      </w:pPr>
      <w:r w:rsidRPr="008461FE">
        <w:rPr>
          <w:b/>
          <w:bCs/>
        </w:rPr>
        <w:t xml:space="preserve">Objetivo: </w:t>
      </w:r>
      <w:r w:rsidRPr="008461FE">
        <w:t>Generar un reporte a nivel de región o unidad que muestre los hallazgos y entregas realizadas, utilizando parámetros de tiempo, unidad/regional, categoría, artículo e intervinientes.</w:t>
      </w:r>
    </w:p>
    <w:p w14:paraId="2ACA9C89" w14:textId="47365FF3" w:rsidR="008461FE" w:rsidRPr="008461FE" w:rsidRDefault="008461FE" w:rsidP="00E558B6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Precondiciones:</w:t>
      </w:r>
    </w:p>
    <w:p w14:paraId="39E40884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</w:pPr>
      <w:r w:rsidRPr="008461FE">
        <w:t>Existen hallazgos y entregas registrados en el sistema.</w:t>
      </w:r>
    </w:p>
    <w:p w14:paraId="7C277422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  <w:rPr>
          <w:b/>
          <w:bCs/>
        </w:rPr>
      </w:pPr>
      <w:r w:rsidRPr="008461FE">
        <w:t>El Supervisor tiene los permisos y el rol asignado en el organigrama para visualizar las unidades o regiones correspondientes.</w:t>
      </w:r>
    </w:p>
    <w:p w14:paraId="4C71046D" w14:textId="41CE2129" w:rsidR="00787523" w:rsidRPr="00787523" w:rsidRDefault="008461FE" w:rsidP="00787523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Flujo principal de eventos:</w:t>
      </w:r>
    </w:p>
    <w:p w14:paraId="54D168A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accede al menú Administración y selecciona el submenú "Reporte".</w:t>
      </w:r>
    </w:p>
    <w:p w14:paraId="00A917B4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verifica el rol del Supervisor en el organigrama y muestra solo las unidades o regiones que están bajo su responsabilidad.</w:t>
      </w:r>
    </w:p>
    <w:p w14:paraId="71FF14F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establece los parámetros de tiempo y unidad/regional, para filtrar los resultados del reporte.</w:t>
      </w:r>
    </w:p>
    <w:p w14:paraId="61D4AAB0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procesa los parámetros establecidos y genera el reporte correspondiente, considerando únicamente los hallazgos y entregas de las unidades o regiones permitidas.</w:t>
      </w:r>
    </w:p>
    <w:p w14:paraId="36A50EA9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visualiza el reporte, que muestra los hallazgos y entregas realizadas de acuerdo a los criterios seleccionados y a las unidades o regiones bajo su responsabilidad.</w:t>
      </w:r>
    </w:p>
    <w:p w14:paraId="7530325F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Si el Supervisor necesita un reporte detallado en Excel, puede solicitarlo. El sistema genera el reporte de todos los elementos resguardados según su destino, ya sea que pertenezcan a URSA o a la unidad específica de la que es responsable el Supervisor.</w:t>
      </w:r>
    </w:p>
    <w:p w14:paraId="643D91A8" w14:textId="77777777" w:rsidR="00EA6A10" w:rsidRDefault="00EA6A10" w:rsidP="00E558B6">
      <w:pPr>
        <w:pStyle w:val="Prrafodelista"/>
        <w:ind w:left="1440"/>
        <w:rPr>
          <w:b/>
          <w:bCs/>
        </w:rPr>
      </w:pPr>
    </w:p>
    <w:p w14:paraId="4ABE0DF5" w14:textId="4892127F" w:rsidR="00EA6A10" w:rsidRPr="00EA6A10" w:rsidRDefault="008461FE" w:rsidP="00EA6A10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Postcondiciones:</w:t>
      </w:r>
      <w:r>
        <w:rPr>
          <w:b/>
          <w:bCs/>
        </w:rPr>
        <w:t xml:space="preserve"> </w:t>
      </w:r>
    </w:p>
    <w:p w14:paraId="267F8FC6" w14:textId="77777777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lastRenderedPageBreak/>
        <w:t>Se genera y muestra al Supervisor un reporte con los hallazgos y entregas realizadas, filtrados según los parámetros establecidos y considerando únicamente las unidades o regiones permitidas por su rol en el organigrama.</w:t>
      </w:r>
    </w:p>
    <w:p w14:paraId="654A3C46" w14:textId="60DB71D3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un reporte en Excel de todos los elementos resguardados de acuerdo a su destino, ya sea a nivel de URSA o de la unidad específica bajo la responsabilidad del Supervisor.</w:t>
      </w:r>
      <w:r w:rsidRPr="00EA6A10">
        <w:rPr>
          <w:bCs/>
        </w:rPr>
        <w:tab/>
      </w:r>
    </w:p>
    <w:p w14:paraId="7DCB7A5D" w14:textId="02222A3D" w:rsidR="00AF4004" w:rsidRDefault="00AF4004" w:rsidP="008461FE">
      <w:pPr>
        <w:rPr>
          <w:b/>
          <w:bCs/>
        </w:rPr>
      </w:pPr>
    </w:p>
    <w:p w14:paraId="3CEA10E2" w14:textId="79F2F0DA" w:rsidR="004B7CC1" w:rsidRPr="009A0416" w:rsidRDefault="008E5325" w:rsidP="004E2DE6">
      <w:pPr>
        <w:pStyle w:val="Ttulo2"/>
        <w:rPr>
          <w:rFonts w:ascii="Arial" w:hAnsi="Arial" w:cs="Arial"/>
          <w:b/>
          <w:bCs/>
          <w:sz w:val="22"/>
          <w:szCs w:val="22"/>
        </w:rPr>
      </w:pPr>
      <w:bookmarkStart w:id="408" w:name="_Toc142598197"/>
      <w:r w:rsidRPr="002D5E2D">
        <w:rPr>
          <w:rFonts w:ascii="Arial" w:hAnsi="Arial" w:cs="Arial"/>
          <w:b/>
          <w:bCs/>
          <w:sz w:val="22"/>
          <w:szCs w:val="22"/>
          <w:u w:val="single"/>
        </w:rPr>
        <w:t>PN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4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Administración</w:t>
      </w:r>
      <w:bookmarkEnd w:id="408"/>
    </w:p>
    <w:p w14:paraId="1BF4FBD7" w14:textId="206E1A0F" w:rsidR="00AF4004" w:rsidRDefault="00AF4004" w:rsidP="004B7CC1"/>
    <w:p w14:paraId="3AEA78B5" w14:textId="194199C0" w:rsidR="00AF4004" w:rsidRPr="004B7CC1" w:rsidRDefault="009A0416" w:rsidP="00EA6A10">
      <w:pPr>
        <w:jc w:val="center"/>
      </w:pPr>
      <w:r>
        <w:rPr>
          <w:noProof/>
        </w:rPr>
        <w:drawing>
          <wp:inline distT="0" distB="0" distL="0" distR="0" wp14:anchorId="485EE2F9" wp14:editId="6310DED6">
            <wp:extent cx="4476750" cy="354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C0D7" w14:textId="47E2D26D" w:rsidR="0006206D" w:rsidRDefault="0006206D" w:rsidP="004E2DE6">
      <w:pPr>
        <w:pStyle w:val="Ttulo3"/>
        <w:rPr>
          <w:b/>
          <w:bCs/>
        </w:rPr>
      </w:pPr>
      <w:bookmarkStart w:id="409" w:name="_Toc142598198"/>
      <w:r w:rsidRPr="00DC5E92">
        <w:rPr>
          <w:b/>
        </w:rPr>
        <w:t xml:space="preserve">Módulo de </w:t>
      </w:r>
      <w:r>
        <w:rPr>
          <w:b/>
          <w:bCs/>
        </w:rPr>
        <w:t>Correcciones</w:t>
      </w:r>
      <w:bookmarkEnd w:id="409"/>
    </w:p>
    <w:p w14:paraId="487628BA" w14:textId="0A81590A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10" w:name="_Toc142598199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9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Hallazgos</w:t>
      </w:r>
      <w:bookmarkEnd w:id="410"/>
    </w:p>
    <w:p w14:paraId="45F26341" w14:textId="1853022D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11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11"/>
      <w:r>
        <w:rPr>
          <w:rStyle w:val="Refdecomentario"/>
        </w:rPr>
        <w:commentReference w:id="411"/>
      </w:r>
    </w:p>
    <w:p w14:paraId="7ED68469" w14:textId="379341F6" w:rsidR="00E035C2" w:rsidRPr="00E035C2" w:rsidRDefault="00E035C2" w:rsidP="00EA6A10">
      <w:pPr>
        <w:pStyle w:val="Prrafodelista"/>
        <w:spacing w:line="276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 xml:space="preserve">: Permitir al Supervisor realizar correcciones (modificaciones o eliminaciones) en los hallazgos </w:t>
      </w:r>
      <w:r w:rsidRPr="00F007D5">
        <w:rPr>
          <w:rFonts w:eastAsiaTheme="majorEastAsia"/>
        </w:rPr>
        <w:t>realizad</w:t>
      </w:r>
      <w:r w:rsidR="00706796" w:rsidRPr="00F007D5">
        <w:rPr>
          <w:rFonts w:eastAsiaTheme="majorEastAsia"/>
        </w:rPr>
        <w:t>o</w:t>
      </w:r>
      <w:r w:rsidRPr="00F007D5">
        <w:rPr>
          <w:rFonts w:eastAsiaTheme="majorEastAsia"/>
        </w:rPr>
        <w:t>s</w:t>
      </w:r>
      <w:r w:rsidRPr="00E035C2">
        <w:rPr>
          <w:rFonts w:eastAsiaTheme="majorEastAsia"/>
        </w:rPr>
        <w:t xml:space="preserve"> por los instructores en caso de equivocación.</w:t>
      </w:r>
    </w:p>
    <w:p w14:paraId="27269C9B" w14:textId="390FA4F9" w:rsidR="00E035C2" w:rsidRPr="0006206D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registrados en el sistema.</w:t>
      </w:r>
    </w:p>
    <w:p w14:paraId="0F52A8B3" w14:textId="044DF058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</w:t>
      </w:r>
      <w:r w:rsidRPr="00E035C2">
        <w:rPr>
          <w:rFonts w:eastAsiaTheme="majorEastAsia"/>
        </w:rPr>
        <w:t>:</w:t>
      </w:r>
    </w:p>
    <w:p w14:paraId="0746B994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"Hallazgos" en el menú, y posteriormente el submenú "Gestión".</w:t>
      </w:r>
    </w:p>
    <w:p w14:paraId="3F4A19C3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todos los hallazgos registrados de acuerdo con el destino del Supervisor.</w:t>
      </w:r>
    </w:p>
    <w:p w14:paraId="18CB341F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busca el hallazgo específico que requiere corrección, utilizando parámetros como el número de acta, la fecha, el instructor u otros detalles relevantes.</w:t>
      </w:r>
    </w:p>
    <w:p w14:paraId="469B3A6A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seleccionado el hallazgo, el Supervisor puede ver los detalles de los elementos e intervinientes asociados, pero no puede modificarlos.</w:t>
      </w:r>
    </w:p>
    <w:p w14:paraId="4C1CD457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lastRenderedPageBreak/>
        <w:t>El Supervisor realiza las correcciones necesarias en la información del hallazgo, como la descripción, la fecha, etc.</w:t>
      </w:r>
    </w:p>
    <w:p w14:paraId="090AF3A9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el hallazgo. Alternativamente, si el hallazgo contiene errores irreparables, puede optar por borrarlo para que pueda ser reconstruido correctamente desde el principio.</w:t>
      </w:r>
    </w:p>
    <w:p w14:paraId="04325D02" w14:textId="77777777" w:rsidR="00C36FF3" w:rsidRPr="00C36FF3" w:rsidRDefault="00C36FF3" w:rsidP="00C36FF3">
      <w:pPr>
        <w:ind w:left="1134" w:firstLine="306"/>
        <w:rPr>
          <w:rFonts w:eastAsiaTheme="majorEastAsia"/>
        </w:rPr>
      </w:pPr>
      <w:r w:rsidRPr="00C36FF3">
        <w:rPr>
          <w:rFonts w:eastAsiaTheme="majorEastAsia"/>
          <w:b/>
        </w:rPr>
        <w:t>Postcondiciones</w:t>
      </w:r>
      <w:r w:rsidRPr="00C36FF3">
        <w:rPr>
          <w:rFonts w:eastAsiaTheme="majorEastAsia"/>
        </w:rPr>
        <w:t>:</w:t>
      </w:r>
    </w:p>
    <w:p w14:paraId="1B26DB90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Se realizan las correcciones necesarias en la información del hallazgo, reflejándose en los registros del sistema.</w:t>
      </w:r>
    </w:p>
    <w:p w14:paraId="3CC1E1E1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En caso de eliminación, el hallazgo es removido de los registros del sistema para permitir su reconstrucción.</w:t>
      </w:r>
    </w:p>
    <w:p w14:paraId="3AE151B7" w14:textId="77777777" w:rsidR="004B7CC1" w:rsidRDefault="004B7CC1" w:rsidP="00706796">
      <w:pPr>
        <w:ind w:left="1134"/>
        <w:rPr>
          <w:rFonts w:eastAsiaTheme="majorEastAsia"/>
        </w:rPr>
      </w:pPr>
    </w:p>
    <w:p w14:paraId="5943B104" w14:textId="2674401F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12" w:name="_Toc142598200"/>
      <w:r w:rsidRPr="0091106B">
        <w:rPr>
          <w:bCs/>
          <w:color w:val="4472C4" w:themeColor="accent1"/>
        </w:rPr>
        <w:t>CU-</w:t>
      </w:r>
      <w:r>
        <w:rPr>
          <w:bCs/>
          <w:color w:val="4472C4" w:themeColor="accent1"/>
        </w:rPr>
        <w:t>10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Entregas</w:t>
      </w:r>
      <w:bookmarkEnd w:id="412"/>
    </w:p>
    <w:p w14:paraId="14EADABF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13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13"/>
      <w:r>
        <w:rPr>
          <w:rStyle w:val="Refdecomentario"/>
        </w:rPr>
        <w:commentReference w:id="413"/>
      </w:r>
    </w:p>
    <w:p w14:paraId="10D68145" w14:textId="6F7DEA0D" w:rsidR="00706796" w:rsidRDefault="00706796" w:rsidP="00EA6A10">
      <w:pPr>
        <w:pStyle w:val="Prrafodelista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>: Permitir al Supervisor realizar correcciones (modificaciones o eliminaciones) en l</w:t>
      </w:r>
      <w:r>
        <w:rPr>
          <w:rFonts w:eastAsiaTheme="majorEastAsia"/>
        </w:rPr>
        <w:t>as Entregas</w:t>
      </w:r>
      <w:r w:rsidRPr="00E035C2">
        <w:rPr>
          <w:rFonts w:eastAsiaTheme="majorEastAsia"/>
        </w:rPr>
        <w:t xml:space="preserve"> </w:t>
      </w:r>
      <w:r w:rsidRPr="00706796">
        <w:rPr>
          <w:rFonts w:eastAsiaTheme="majorEastAsia"/>
        </w:rPr>
        <w:t>realizadas</w:t>
      </w:r>
      <w:r w:rsidRPr="00E035C2">
        <w:rPr>
          <w:rFonts w:eastAsiaTheme="majorEastAsia"/>
        </w:rPr>
        <w:t xml:space="preserve"> por los instructores en caso de equivocación.</w:t>
      </w:r>
    </w:p>
    <w:p w14:paraId="4D2E013B" w14:textId="77777777" w:rsidR="00706796" w:rsidRPr="00E035C2" w:rsidRDefault="00706796" w:rsidP="00706796">
      <w:pPr>
        <w:pStyle w:val="Prrafodelista"/>
        <w:ind w:left="1440"/>
        <w:rPr>
          <w:rFonts w:eastAsiaTheme="majorEastAsia"/>
        </w:rPr>
      </w:pPr>
    </w:p>
    <w:p w14:paraId="1029EA2B" w14:textId="2544D3DC" w:rsidR="00706796" w:rsidRPr="0006206D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entregas registrados en el sistema.</w:t>
      </w:r>
    </w:p>
    <w:p w14:paraId="33092CA5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41CEEC51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"Entregas" en el menú, y posteriormente el submenú "Gestión".</w:t>
      </w:r>
    </w:p>
    <w:p w14:paraId="3A4CBFE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todas las entregas registradas de acuerdo con el destino del Supervisor.</w:t>
      </w:r>
    </w:p>
    <w:p w14:paraId="2D6C0BDE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busca la entrega específica que requiere corrección, utilizando parámetros como el número de acta, la fecha, el instructor u otros detalles relevantes.</w:t>
      </w:r>
    </w:p>
    <w:p w14:paraId="2510078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seleccionada la entrega, el Supervisor puede ver los detalles de los elementos e intervinientes asociados, pero no puede modificarlos.</w:t>
      </w:r>
    </w:p>
    <w:p w14:paraId="72FDDBF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 la entrega, como la descripción, la fecha, etc.</w:t>
      </w:r>
    </w:p>
    <w:p w14:paraId="0FECCB0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la entrega. Alternativamente, si la entrega contiene errores irreparables, puede optar por borrarla para que pueda ser reconstruida correctamente desde el principio.</w:t>
      </w:r>
    </w:p>
    <w:p w14:paraId="37EE2123" w14:textId="77777777" w:rsidR="00C36FF3" w:rsidRDefault="00C36FF3" w:rsidP="00EA6A10">
      <w:pPr>
        <w:pStyle w:val="Prrafodelista"/>
        <w:ind w:left="1418"/>
        <w:rPr>
          <w:rFonts w:eastAsiaTheme="majorEastAsia"/>
          <w:b/>
          <w:bCs/>
        </w:rPr>
      </w:pPr>
    </w:p>
    <w:p w14:paraId="328B5286" w14:textId="718C8C45" w:rsidR="00706796" w:rsidRDefault="00706796" w:rsidP="00EA6A10">
      <w:pPr>
        <w:pStyle w:val="Prrafodelista"/>
        <w:ind w:left="1418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</w:p>
    <w:p w14:paraId="62542CF0" w14:textId="77777777" w:rsidR="00C36FF3" w:rsidRPr="00C36FF3" w:rsidRDefault="00C36FF3" w:rsidP="00633F6D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</w:pPr>
      <w:r w:rsidRPr="00C36FF3">
        <w:rPr>
          <w:rFonts w:eastAsiaTheme="majorEastAsia"/>
          <w:bCs/>
        </w:rPr>
        <w:t>Se realizan las correcciones necesarias en la información de la entrega, reflejándose en los registros del sistema.</w:t>
      </w:r>
    </w:p>
    <w:p w14:paraId="78FFD905" w14:textId="77777777" w:rsidR="009A0416" w:rsidRDefault="00C36FF3" w:rsidP="009A0416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</w:pPr>
      <w:r w:rsidRPr="00C36FF3">
        <w:rPr>
          <w:rFonts w:eastAsiaTheme="majorEastAsia"/>
          <w:bCs/>
        </w:rPr>
        <w:t>En caso de eliminación, la entrega es removida de los registros del sistema para permitir su reconstrucción.</w:t>
      </w:r>
    </w:p>
    <w:p w14:paraId="1CF82BC2" w14:textId="77777777" w:rsidR="009A0416" w:rsidRDefault="009A0416" w:rsidP="009A0416">
      <w:pPr>
        <w:tabs>
          <w:tab w:val="num" w:pos="1843"/>
        </w:tabs>
        <w:rPr>
          <w:rFonts w:eastAsiaTheme="majorEastAsia"/>
          <w:bCs/>
        </w:rPr>
      </w:pPr>
    </w:p>
    <w:p w14:paraId="4C643FF8" w14:textId="49231FFF" w:rsidR="009A0416" w:rsidDel="00F94788" w:rsidRDefault="009A0416" w:rsidP="009A0416">
      <w:pPr>
        <w:tabs>
          <w:tab w:val="num" w:pos="1843"/>
        </w:tabs>
        <w:rPr>
          <w:del w:id="414" w:author="jonathan correa" w:date="2023-08-10T22:14:00Z"/>
          <w:rFonts w:eastAsiaTheme="majorEastAsia"/>
          <w:bCs/>
        </w:rPr>
      </w:pPr>
    </w:p>
    <w:p w14:paraId="77EDC415" w14:textId="638F44CA" w:rsidR="00AF011D" w:rsidDel="00F94788" w:rsidRDefault="00AF011D" w:rsidP="009A0416">
      <w:pPr>
        <w:tabs>
          <w:tab w:val="num" w:pos="1843"/>
        </w:tabs>
        <w:rPr>
          <w:del w:id="415" w:author="jonathan correa" w:date="2023-08-10T22:14:00Z"/>
          <w:rFonts w:eastAsiaTheme="majorEastAsia"/>
          <w:bCs/>
        </w:rPr>
      </w:pPr>
    </w:p>
    <w:p w14:paraId="417B79B3" w14:textId="0A4EDA58" w:rsidR="00AF011D" w:rsidDel="00F94788" w:rsidRDefault="00AF011D" w:rsidP="009A0416">
      <w:pPr>
        <w:tabs>
          <w:tab w:val="num" w:pos="1843"/>
        </w:tabs>
        <w:rPr>
          <w:del w:id="416" w:author="jonathan correa" w:date="2023-08-10T22:14:00Z"/>
          <w:rFonts w:eastAsiaTheme="majorEastAsia"/>
          <w:bCs/>
        </w:rPr>
      </w:pPr>
    </w:p>
    <w:p w14:paraId="35A5D07A" w14:textId="0E1B1719" w:rsidR="00AF011D" w:rsidDel="00F94788" w:rsidRDefault="00AF011D" w:rsidP="009A0416">
      <w:pPr>
        <w:tabs>
          <w:tab w:val="num" w:pos="1843"/>
        </w:tabs>
        <w:rPr>
          <w:del w:id="417" w:author="jonathan correa" w:date="2023-08-10T22:14:00Z"/>
          <w:rFonts w:eastAsiaTheme="majorEastAsia"/>
          <w:bCs/>
        </w:rPr>
      </w:pPr>
    </w:p>
    <w:p w14:paraId="68C3BC73" w14:textId="38F8A384" w:rsidR="009A0416" w:rsidRPr="00AF011D" w:rsidRDefault="00AF011D" w:rsidP="00AF011D">
      <w:pPr>
        <w:pStyle w:val="Ttulo1"/>
        <w:rPr>
          <w:b/>
          <w:bCs/>
        </w:rPr>
      </w:pPr>
      <w:bookmarkStart w:id="418" w:name="_Toc142598201"/>
      <w:r w:rsidRPr="00AF011D">
        <w:rPr>
          <w:b/>
          <w:bCs/>
        </w:rPr>
        <w:lastRenderedPageBreak/>
        <w:t>Diagrama de secuencia</w:t>
      </w:r>
      <w:bookmarkEnd w:id="418"/>
      <w:r w:rsidRPr="00AF011D">
        <w:rPr>
          <w:b/>
          <w:bCs/>
        </w:rPr>
        <w:t xml:space="preserve"> </w:t>
      </w:r>
    </w:p>
    <w:p w14:paraId="17710060" w14:textId="77777777" w:rsidR="00AF011D" w:rsidRDefault="00AF011D" w:rsidP="009A0416">
      <w:pPr>
        <w:tabs>
          <w:tab w:val="num" w:pos="1843"/>
        </w:tabs>
        <w:rPr>
          <w:rFonts w:eastAsiaTheme="majorEastAsia"/>
          <w:b/>
          <w:bCs/>
        </w:rPr>
      </w:pPr>
    </w:p>
    <w:p w14:paraId="3259C410" w14:textId="77777777" w:rsidR="003B5B02" w:rsidRDefault="003B5B02" w:rsidP="003B5B02">
      <w:pPr>
        <w:pStyle w:val="Ttulo2"/>
        <w:ind w:firstLine="720"/>
        <w:rPr>
          <w:b/>
          <w:bCs/>
        </w:rPr>
      </w:pPr>
      <w:bookmarkStart w:id="419" w:name="_Toc142598202"/>
      <w:r>
        <w:rPr>
          <w:b/>
          <w:bCs/>
        </w:rPr>
        <w:t>CU01- Crear Hallazgo</w:t>
      </w:r>
      <w:bookmarkEnd w:id="419"/>
    </w:p>
    <w:p w14:paraId="756B943F" w14:textId="77777777" w:rsidR="003B5B02" w:rsidRDefault="009A0416" w:rsidP="009A0416">
      <w:pPr>
        <w:tabs>
          <w:tab w:val="num" w:pos="1843"/>
        </w:tabs>
        <w:rPr>
          <w:rFonts w:eastAsiaTheme="majorEastAsia"/>
          <w:b/>
          <w:bCs/>
        </w:rPr>
      </w:pPr>
      <w:r w:rsidRPr="009A0416">
        <w:rPr>
          <w:rFonts w:eastAsiaTheme="majorEastAsia"/>
          <w:b/>
          <w:bCs/>
        </w:rPr>
        <w:br/>
      </w:r>
      <w:r w:rsidR="003B5B02">
        <w:rPr>
          <w:rFonts w:eastAsiaTheme="majorEastAsia"/>
          <w:b/>
          <w:bCs/>
          <w:noProof/>
        </w:rPr>
        <w:drawing>
          <wp:inline distT="0" distB="0" distL="0" distR="0" wp14:anchorId="7AC139D7" wp14:editId="67225FDD">
            <wp:extent cx="6436360" cy="655510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4C30" w14:textId="77777777" w:rsidR="003B5B02" w:rsidRDefault="003B5B02" w:rsidP="003B5B02">
      <w:pPr>
        <w:pStyle w:val="Ttulo2"/>
        <w:ind w:firstLine="720"/>
        <w:rPr>
          <w:b/>
          <w:bCs/>
        </w:rPr>
      </w:pPr>
    </w:p>
    <w:p w14:paraId="11A4F4A8" w14:textId="74D90EFE" w:rsidR="003B5B02" w:rsidRDefault="003B5B02" w:rsidP="003B5B02">
      <w:pPr>
        <w:pStyle w:val="Ttulo2"/>
        <w:ind w:firstLine="720"/>
        <w:rPr>
          <w:b/>
          <w:bCs/>
        </w:rPr>
      </w:pPr>
      <w:bookmarkStart w:id="420" w:name="_Toc142598203"/>
      <w:r>
        <w:rPr>
          <w:b/>
          <w:bCs/>
        </w:rPr>
        <w:t>CU02- Cargar Elementos</w:t>
      </w:r>
      <w:bookmarkEnd w:id="420"/>
      <w:r>
        <w:rPr>
          <w:b/>
          <w:bCs/>
        </w:rPr>
        <w:t xml:space="preserve"> </w:t>
      </w:r>
    </w:p>
    <w:p w14:paraId="398F7E96" w14:textId="484E4DF1" w:rsidR="003B5B02" w:rsidRPr="003B5B02" w:rsidRDefault="003B5B02" w:rsidP="003B5B02">
      <w:r>
        <w:rPr>
          <w:b/>
          <w:bCs/>
          <w:noProof/>
        </w:rPr>
        <w:drawing>
          <wp:inline distT="0" distB="0" distL="0" distR="0" wp14:anchorId="7F10E7E2" wp14:editId="469CBCA4">
            <wp:extent cx="6388735" cy="44532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4A1C" w14:textId="77777777" w:rsidR="004B7F99" w:rsidRDefault="003B5B02" w:rsidP="003B5B02">
      <w:pPr>
        <w:pStyle w:val="Ttulo2"/>
        <w:ind w:firstLine="720"/>
        <w:rPr>
          <w:b/>
          <w:bCs/>
        </w:rPr>
      </w:pPr>
      <w:bookmarkStart w:id="421" w:name="_Toc142598204"/>
      <w:r>
        <w:rPr>
          <w:b/>
          <w:bCs/>
        </w:rPr>
        <w:lastRenderedPageBreak/>
        <w:t>CU03- Cargar Intervinientes</w:t>
      </w:r>
      <w:bookmarkEnd w:id="421"/>
    </w:p>
    <w:p w14:paraId="709653BD" w14:textId="647DC5FC" w:rsidR="003B5B02" w:rsidRDefault="003B5B02" w:rsidP="004B7F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7D7C80" wp14:editId="06EA29B2">
            <wp:extent cx="6377305" cy="510667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5E93" w14:textId="77777777" w:rsidR="003B5B02" w:rsidRPr="003B5B02" w:rsidRDefault="003B5B02" w:rsidP="003B5B02"/>
    <w:p w14:paraId="14E54C32" w14:textId="77777777" w:rsidR="004B7F99" w:rsidRDefault="003B5B02" w:rsidP="003B5B02">
      <w:pPr>
        <w:pStyle w:val="Ttulo2"/>
        <w:ind w:firstLine="720"/>
        <w:rPr>
          <w:b/>
          <w:bCs/>
        </w:rPr>
      </w:pPr>
      <w:bookmarkStart w:id="422" w:name="_Toc142598205"/>
      <w:r>
        <w:rPr>
          <w:b/>
          <w:bCs/>
        </w:rPr>
        <w:lastRenderedPageBreak/>
        <w:t>CU04- Búsqueda elementos y Hallazgo</w:t>
      </w:r>
      <w:bookmarkEnd w:id="422"/>
    </w:p>
    <w:p w14:paraId="4825E5BD" w14:textId="44E15E23" w:rsidR="003B5B02" w:rsidRDefault="003B5B02" w:rsidP="004B7F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1FA80" wp14:editId="65B3B519">
            <wp:extent cx="6377305" cy="4286885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8481" w14:textId="77777777" w:rsidR="00087AF3" w:rsidRDefault="003B5B02" w:rsidP="004B7F99">
      <w:pPr>
        <w:pStyle w:val="Ttulo2"/>
        <w:ind w:firstLine="720"/>
        <w:rPr>
          <w:b/>
          <w:bCs/>
        </w:rPr>
      </w:pPr>
      <w:bookmarkStart w:id="423" w:name="_Toc142598206"/>
      <w:r>
        <w:rPr>
          <w:b/>
          <w:bCs/>
        </w:rPr>
        <w:lastRenderedPageBreak/>
        <w:t>CU05- Crear Entrega</w:t>
      </w:r>
      <w:bookmarkEnd w:id="423"/>
    </w:p>
    <w:p w14:paraId="70EB6DFB" w14:textId="64916F66" w:rsidR="003B5B02" w:rsidRDefault="004B7F99" w:rsidP="00087AF3">
      <w:pPr>
        <w:rPr>
          <w:b/>
          <w:bCs/>
        </w:rPr>
      </w:pPr>
      <w:r w:rsidRPr="00087AF3">
        <w:rPr>
          <w:b/>
          <w:bCs/>
          <w:noProof/>
          <w:u w:val="single"/>
        </w:rPr>
        <w:drawing>
          <wp:inline distT="0" distB="0" distL="0" distR="0" wp14:anchorId="7546B4A0" wp14:editId="480099B2">
            <wp:extent cx="6073729" cy="8027271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40" cy="80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3B44" w14:textId="77777777" w:rsidR="00087AF3" w:rsidRDefault="003B5B02" w:rsidP="003B5B02">
      <w:pPr>
        <w:pStyle w:val="Ttulo2"/>
        <w:ind w:firstLine="720"/>
        <w:rPr>
          <w:b/>
          <w:bCs/>
        </w:rPr>
      </w:pPr>
      <w:bookmarkStart w:id="424" w:name="_Toc142598207"/>
      <w:r>
        <w:rPr>
          <w:b/>
          <w:bCs/>
        </w:rPr>
        <w:lastRenderedPageBreak/>
        <w:t>CU06- Cargar Elementos</w:t>
      </w:r>
      <w:bookmarkEnd w:id="424"/>
      <w:r>
        <w:rPr>
          <w:b/>
          <w:bCs/>
        </w:rPr>
        <w:t xml:space="preserve"> </w:t>
      </w:r>
    </w:p>
    <w:p w14:paraId="12E73B1C" w14:textId="5258931A" w:rsidR="003B5B02" w:rsidRDefault="003B5B02" w:rsidP="00087A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8672D9" wp14:editId="07F0E107">
            <wp:extent cx="6388735" cy="548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5294" w14:textId="77777777" w:rsidR="00087AF3" w:rsidRDefault="003B5B02" w:rsidP="003B5B02">
      <w:pPr>
        <w:pStyle w:val="Ttulo2"/>
        <w:ind w:firstLine="720"/>
        <w:rPr>
          <w:b/>
          <w:bCs/>
        </w:rPr>
      </w:pPr>
      <w:bookmarkStart w:id="425" w:name="_Toc142598208"/>
      <w:r>
        <w:rPr>
          <w:b/>
          <w:bCs/>
        </w:rPr>
        <w:lastRenderedPageBreak/>
        <w:t>CU07- C</w:t>
      </w:r>
      <w:r w:rsidR="00CF1733">
        <w:rPr>
          <w:b/>
          <w:bCs/>
        </w:rPr>
        <w:t>argar</w:t>
      </w:r>
      <w:r>
        <w:rPr>
          <w:b/>
          <w:bCs/>
        </w:rPr>
        <w:t xml:space="preserve"> Intervinientes</w:t>
      </w:r>
      <w:bookmarkEnd w:id="425"/>
    </w:p>
    <w:p w14:paraId="4BD35DA3" w14:textId="28BE6BFB" w:rsidR="003B5B02" w:rsidRDefault="00CF1733" w:rsidP="00087A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9FFEB6" wp14:editId="75FB70AB">
            <wp:extent cx="6388735" cy="5296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2676" w14:textId="5CD1F607" w:rsidR="003B5B02" w:rsidRDefault="003B5B02" w:rsidP="003B5B02">
      <w:pPr>
        <w:pStyle w:val="Ttulo2"/>
        <w:ind w:firstLine="720"/>
        <w:rPr>
          <w:b/>
          <w:bCs/>
        </w:rPr>
      </w:pPr>
      <w:bookmarkStart w:id="426" w:name="_Toc142598209"/>
      <w:r>
        <w:rPr>
          <w:b/>
          <w:bCs/>
        </w:rPr>
        <w:lastRenderedPageBreak/>
        <w:t>CU08- Realizar reporte</w:t>
      </w:r>
      <w:bookmarkEnd w:id="426"/>
    </w:p>
    <w:p w14:paraId="7DD856BC" w14:textId="2C2FE2C4" w:rsidR="00A31128" w:rsidRPr="00A31128" w:rsidRDefault="00A31128" w:rsidP="00A31128">
      <w:r>
        <w:rPr>
          <w:noProof/>
        </w:rPr>
        <w:drawing>
          <wp:inline distT="0" distB="0" distL="0" distR="0" wp14:anchorId="14DEF7E0" wp14:editId="5306DDFF">
            <wp:extent cx="6388735" cy="82175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A52D" w14:textId="689CFC77" w:rsidR="003B5B02" w:rsidRDefault="003B5B02" w:rsidP="003B5B02">
      <w:pPr>
        <w:pStyle w:val="Ttulo2"/>
        <w:ind w:firstLine="720"/>
        <w:rPr>
          <w:b/>
          <w:bCs/>
        </w:rPr>
      </w:pPr>
      <w:bookmarkStart w:id="427" w:name="_Toc142598210"/>
      <w:r>
        <w:rPr>
          <w:b/>
          <w:bCs/>
        </w:rPr>
        <w:lastRenderedPageBreak/>
        <w:t xml:space="preserve">CU09- Gestionar </w:t>
      </w:r>
      <w:r w:rsidRPr="003B5B02">
        <w:rPr>
          <w:b/>
          <w:bCs/>
        </w:rPr>
        <w:t>hallazgos</w:t>
      </w:r>
      <w:bookmarkEnd w:id="427"/>
    </w:p>
    <w:p w14:paraId="698E5C30" w14:textId="2DCC3E27" w:rsidR="00A31128" w:rsidRPr="00A31128" w:rsidRDefault="00A31128" w:rsidP="00A31128">
      <w:r>
        <w:rPr>
          <w:noProof/>
        </w:rPr>
        <w:drawing>
          <wp:inline distT="0" distB="0" distL="0" distR="0" wp14:anchorId="0F792E32" wp14:editId="2E25F4C9">
            <wp:extent cx="6388735" cy="81224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179" cy="8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7130" w14:textId="74859C8F" w:rsidR="003B5B02" w:rsidRDefault="003B5B02" w:rsidP="003B5B02">
      <w:pPr>
        <w:pStyle w:val="Ttulo2"/>
        <w:ind w:firstLine="720"/>
        <w:rPr>
          <w:b/>
          <w:bCs/>
        </w:rPr>
      </w:pPr>
      <w:bookmarkStart w:id="428" w:name="_Toc142598211"/>
      <w:r>
        <w:rPr>
          <w:b/>
          <w:bCs/>
        </w:rPr>
        <w:lastRenderedPageBreak/>
        <w:t>CU10- Gestionar entregas</w:t>
      </w:r>
      <w:bookmarkEnd w:id="428"/>
    </w:p>
    <w:p w14:paraId="7F2C7895" w14:textId="28994B6C" w:rsidR="00E07543" w:rsidRPr="009A0416" w:rsidRDefault="009A0416" w:rsidP="009A0416">
      <w:pPr>
        <w:tabs>
          <w:tab w:val="num" w:pos="1843"/>
        </w:tabs>
        <w:rPr>
          <w:rFonts w:eastAsiaTheme="majorEastAsia"/>
          <w:b/>
          <w:bCs/>
        </w:rPr>
        <w:sectPr w:rsidR="00E07543" w:rsidRPr="009A0416" w:rsidSect="00F94788">
          <w:footerReference w:type="default" r:id="rId33"/>
          <w:pgSz w:w="12240" w:h="15840"/>
          <w:pgMar w:top="992" w:right="1043" w:bottom="851" w:left="1133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9A0416">
        <w:rPr>
          <w:rFonts w:eastAsiaTheme="majorEastAsia"/>
          <w:b/>
          <w:bCs/>
        </w:rPr>
        <w:br/>
      </w:r>
      <w:r w:rsidR="00A31128">
        <w:rPr>
          <w:rFonts w:eastAsiaTheme="majorEastAsia"/>
          <w:b/>
          <w:bCs/>
          <w:noProof/>
        </w:rPr>
        <w:drawing>
          <wp:inline distT="0" distB="0" distL="0" distR="0" wp14:anchorId="42FCA958" wp14:editId="6B75C2B0">
            <wp:extent cx="5961044" cy="7611885"/>
            <wp:effectExtent l="0" t="0" r="1905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82" cy="76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C971" w14:textId="254FB53E" w:rsidR="00E035C2" w:rsidRPr="00A31128" w:rsidRDefault="00E035C2" w:rsidP="00A31128">
      <w:pPr>
        <w:pStyle w:val="Ttulo1"/>
        <w:rPr>
          <w:b/>
          <w:bCs/>
          <w:color w:val="1F3763" w:themeColor="accent1" w:themeShade="7F"/>
        </w:rPr>
      </w:pPr>
      <w:bookmarkStart w:id="431" w:name="_Toc142598212"/>
      <w:r>
        <w:rPr>
          <w:b/>
          <w:bCs/>
          <w:color w:val="1F3763" w:themeColor="accent1" w:themeShade="7F"/>
          <w:u w:val="single"/>
        </w:rPr>
        <w:t>Diagrama de clases</w:t>
      </w:r>
      <w:bookmarkEnd w:id="431"/>
    </w:p>
    <w:p w14:paraId="3D8B7E94" w14:textId="6E0CA0D7" w:rsidR="00AF4004" w:rsidRDefault="00BF515E" w:rsidP="00A31128">
      <w:pPr>
        <w:ind w:left="-426" w:right="-320"/>
        <w:rPr>
          <w:rFonts w:eastAsiaTheme="majorEastAsia"/>
          <w:b/>
          <w:bCs/>
          <w:color w:val="1F3763" w:themeColor="accent1" w:themeShade="7F"/>
          <w:u w:val="single"/>
        </w:rPr>
      </w:pPr>
      <w:r w:rsidRPr="00F94788">
        <w:rPr>
          <w:rFonts w:eastAsiaTheme="majorEastAsia"/>
          <w:b/>
          <w:bCs/>
          <w:noProof/>
          <w:color w:val="1F3763" w:themeColor="accent1" w:themeShade="7F"/>
          <w:rPrChange w:id="432" w:author="jonathan correa" w:date="2023-08-10T22:15:00Z">
            <w:rPr>
              <w:rFonts w:eastAsiaTheme="majorEastAsia"/>
              <w:b/>
              <w:bCs/>
              <w:noProof/>
              <w:color w:val="1F3763" w:themeColor="accent1" w:themeShade="7F"/>
              <w:u w:val="single"/>
            </w:rPr>
          </w:rPrChange>
        </w:rPr>
        <w:drawing>
          <wp:inline distT="0" distB="0" distL="0" distR="0" wp14:anchorId="0BC2EB35" wp14:editId="7EC0A352">
            <wp:extent cx="9246866" cy="6007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482" cy="601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BF07" w14:textId="4051C53E" w:rsidR="00AF4004" w:rsidDel="00F94788" w:rsidRDefault="00AF4004" w:rsidP="00E035C2">
      <w:pPr>
        <w:rPr>
          <w:del w:id="433" w:author="jonathan correa" w:date="2023-08-10T22:15:00Z"/>
          <w:rFonts w:eastAsiaTheme="majorEastAsia"/>
          <w:b/>
          <w:bCs/>
          <w:color w:val="1F3763" w:themeColor="accent1" w:themeShade="7F"/>
          <w:u w:val="single"/>
        </w:rPr>
      </w:pPr>
    </w:p>
    <w:p w14:paraId="4DC80462" w14:textId="0A4C327B" w:rsidR="00E07543" w:rsidRPr="00A31128" w:rsidRDefault="00E035C2" w:rsidP="00A31128">
      <w:pPr>
        <w:pStyle w:val="Ttulo1"/>
        <w:rPr>
          <w:b/>
          <w:bCs/>
          <w:color w:val="1F3763" w:themeColor="accent1" w:themeShade="7F"/>
          <w:u w:val="single"/>
        </w:rPr>
      </w:pPr>
      <w:bookmarkStart w:id="434" w:name="_Toc142598213"/>
      <w:r>
        <w:rPr>
          <w:b/>
          <w:bCs/>
          <w:color w:val="1F3763" w:themeColor="accent1" w:themeShade="7F"/>
          <w:u w:val="single"/>
        </w:rPr>
        <w:t xml:space="preserve">Diagrama Entidad </w:t>
      </w:r>
      <w:r w:rsidR="000B4921">
        <w:rPr>
          <w:b/>
          <w:bCs/>
          <w:color w:val="1F3763" w:themeColor="accent1" w:themeShade="7F"/>
          <w:u w:val="single"/>
        </w:rPr>
        <w:t>Relación</w:t>
      </w:r>
      <w:bookmarkEnd w:id="434"/>
    </w:p>
    <w:p w14:paraId="67FD12D5" w14:textId="42822D1D" w:rsidR="00E07543" w:rsidRPr="00A31128" w:rsidRDefault="00A31128" w:rsidP="00A31128">
      <w:pPr>
        <w:ind w:left="-426"/>
        <w:rPr>
          <w:rFonts w:eastAsiaTheme="majorEastAsia"/>
          <w:b/>
          <w:color w:val="1F3763" w:themeColor="accent1" w:themeShade="7F"/>
        </w:rPr>
        <w:sectPr w:rsidR="00E07543" w:rsidRPr="00A31128" w:rsidSect="00E07543">
          <w:pgSz w:w="15840" w:h="12240" w:orient="landscape"/>
          <w:pgMar w:top="1043" w:right="851" w:bottom="1134" w:left="992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F94788">
        <w:rPr>
          <w:rFonts w:eastAsiaTheme="majorEastAsia"/>
          <w:b/>
          <w:noProof/>
          <w:color w:val="1F3763" w:themeColor="accent1" w:themeShade="7F"/>
          <w:rPrChange w:id="435" w:author="jonathan correa" w:date="2023-08-10T22:15:00Z">
            <w:rPr>
              <w:rFonts w:eastAsiaTheme="majorEastAsia"/>
              <w:b/>
              <w:noProof/>
              <w:color w:val="1F3763" w:themeColor="accent1" w:themeShade="7F"/>
              <w:u w:val="single"/>
            </w:rPr>
          </w:rPrChange>
        </w:rPr>
        <w:drawing>
          <wp:inline distT="0" distB="0" distL="0" distR="0" wp14:anchorId="51994DA6" wp14:editId="0BA41AD7">
            <wp:extent cx="9312961" cy="5741581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389" cy="57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26CB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7E9114F3" w14:textId="7C150668" w:rsidR="0006206D" w:rsidRDefault="00E07543" w:rsidP="00E07543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color w:val="1F3763" w:themeColor="accent1" w:themeShade="7F"/>
          <w:u w:val="single"/>
        </w:rPr>
        <w:t>Anexos:</w:t>
      </w:r>
    </w:p>
    <w:p w14:paraId="39231657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Con base en las consultas realizadas durante la entrevista informal con los funcionarios de la oficina de hallazgos, así como en las observaciones de las problemáticas y deficiencias identificadas en el sector, se plantea la necesidad de adquirir un sistema que solucione dichos desafíos y optimice las tareas llevadas a cabo en la oficina.</w:t>
      </w:r>
    </w:p>
    <w:p w14:paraId="7AAB10F1" w14:textId="326AEA7D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Para abordar la falta de control sobre los contenidos de los contenedores de hallazgos, se busca implementar un sistema que permita un seguimiento preciso y confiable de los elementos que se encuentran dentro de los contenedores. Esto garantizará un registro completo y actualizado de los artículos almacenados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14:paraId="51F310E9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Asimismo, con el fin de evitar inconsistencias al ingresar los datos, se requiere un sistema que ofrezca una interfaz intuitiva y fácil de usar, minimizando la posibilidad de errores en la captura de la información. Además, se valorará la capacidad del sistema para realizar validaciones y verificaciones automáticas, asegurando la integridad y precisión de los datos ingresados.</w:t>
      </w:r>
    </w:p>
    <w:p w14:paraId="4E897B96" w14:textId="63A8AC02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cuanto al registro de actas y las personas involucradas, se busca contar con un sistema que permita documentar de manera eficiente y organizada las reuniones, decisiones y acciones tomadas en el proceso de hallazgos</w:t>
      </w:r>
      <w:r>
        <w:rPr>
          <w:rFonts w:asciiTheme="minorHAnsi" w:eastAsiaTheme="minorHAnsi" w:hAnsiTheme="minorHAnsi" w:cstheme="minorBidi"/>
          <w:lang w:eastAsia="en-US"/>
        </w:rPr>
        <w:t xml:space="preserve"> como la entregas</w:t>
      </w:r>
      <w:r w:rsidRPr="00140359">
        <w:rPr>
          <w:rFonts w:asciiTheme="minorHAnsi" w:eastAsiaTheme="minorHAnsi" w:hAnsiTheme="minorHAnsi" w:cstheme="minorBidi"/>
          <w:lang w:eastAsia="en-US"/>
        </w:rPr>
        <w:t>. Esto incluye la generación automática de actas, la asignación de responsabilidades y la posibilidad de mantener un historial de las intervenciones de cada individuo, lo que facilitará el seguimiento de las actividades y la rendición de cuentas.</w:t>
      </w:r>
    </w:p>
    <w:p w14:paraId="7F318CBD" w14:textId="3007F4E6" w:rsid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resumen, la licitación tiene como objetivo adquirir un sistema que brinde un control eficiente sobre los contenidos los</w:t>
      </w:r>
      <w:r>
        <w:rPr>
          <w:rFonts w:asciiTheme="minorHAnsi" w:eastAsiaTheme="minorHAnsi" w:hAnsiTheme="minorHAnsi" w:cstheme="minorBidi"/>
          <w:lang w:eastAsia="en-US"/>
        </w:rPr>
        <w:t xml:space="preserve"> hallazgos</w:t>
      </w:r>
      <w:r w:rsidRPr="00140359">
        <w:rPr>
          <w:rFonts w:asciiTheme="minorHAnsi" w:eastAsiaTheme="minorHAnsi" w:hAnsiTheme="minorHAnsi" w:cstheme="minorBidi"/>
          <w:lang w:eastAsia="en-US"/>
        </w:rPr>
        <w:t>, asegure la consistencia y precisión de los datos ingresados, y permita el registro y seguimiento adecuado de las actas y las personas involucradas en el proceso. El sistema propuesto deberá ser intuitivo, confiable y adaptado a las necesidades específicas de la oficina de hallazgos.</w:t>
      </w:r>
    </w:p>
    <w:p w14:paraId="572BE195" w14:textId="1264E73A" w:rsidR="00E07543" w:rsidRPr="00140359" w:rsidRDefault="00E07543" w:rsidP="00140359">
      <w:pPr>
        <w:rPr>
          <w:u w:val="single"/>
        </w:rPr>
      </w:pPr>
      <w:r w:rsidRPr="00E07543">
        <w:rPr>
          <w:color w:val="4472C4" w:themeColor="accent1"/>
        </w:rPr>
        <w:t xml:space="preserve">Herramientas utilizadas para </w:t>
      </w:r>
      <w:r w:rsidR="007F6406" w:rsidRPr="007F6406">
        <w:rPr>
          <w:color w:val="4472C4" w:themeColor="accent1"/>
        </w:rPr>
        <w:t>diagramar</w:t>
      </w:r>
      <w:r w:rsidR="007F6406">
        <w:rPr>
          <w:color w:val="4472C4" w:themeColor="accent1"/>
        </w:rPr>
        <w:t xml:space="preserve"> </w:t>
      </w:r>
      <w:r w:rsidR="007F6406" w:rsidRPr="007F6406">
        <w:t>Draw.io y</w:t>
      </w:r>
      <w:r w:rsidR="00E944DE" w:rsidRPr="007F6406">
        <w:t xml:space="preserve"> Enterprise</w:t>
      </w:r>
      <w:r w:rsidR="00E944DE">
        <w:t xml:space="preserve"> </w:t>
      </w:r>
      <w:proofErr w:type="spellStart"/>
      <w:r w:rsidR="00E944DE" w:rsidRPr="00A31128">
        <w:rPr>
          <w:u w:val="single"/>
        </w:rPr>
        <w:t>Arquitect</w:t>
      </w:r>
      <w:proofErr w:type="spellEnd"/>
      <w:r w:rsidR="00E944DE">
        <w:t xml:space="preserve"> v14.0</w:t>
      </w:r>
    </w:p>
    <w:sectPr w:rsidR="00E07543" w:rsidRPr="00140359" w:rsidSect="00630FB3">
      <w:pgSz w:w="12240" w:h="15840"/>
      <w:pgMar w:top="992" w:right="1043" w:bottom="851" w:left="113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11" w:author="jonathan correa" w:date="2023-05-07T20:52:00Z" w:initials="jc">
    <w:p w14:paraId="69CC377F" w14:textId="5A79E4C4" w:rsidR="004B7F99" w:rsidRDefault="004B7F99">
      <w:pPr>
        <w:pStyle w:val="Textocomentario"/>
      </w:pPr>
      <w:r>
        <w:rPr>
          <w:rStyle w:val="Refdecomentario"/>
        </w:rPr>
        <w:annotationRef/>
      </w:r>
    </w:p>
  </w:comment>
  <w:comment w:id="413" w:author="jonathan correa" w:date="2023-05-07T20:52:00Z" w:initials="jc">
    <w:p w14:paraId="25E9B18D" w14:textId="77777777" w:rsidR="004B7F99" w:rsidRDefault="004B7F99" w:rsidP="00706796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CC377F" w15:done="0"/>
  <w15:commentEx w15:paraId="25E9B1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8E02" w16cex:dateUtc="2023-05-07T23:52:00Z"/>
  <w16cex:commentExtensible w16cex:durableId="28133FBC" w16cex:dateUtc="2023-05-07T2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CC377F" w16cid:durableId="28028E02"/>
  <w16cid:commentId w16cid:paraId="25E9B18D" w16cid:durableId="2813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BEA31" w14:textId="77777777" w:rsidR="000F461D" w:rsidRDefault="000F461D" w:rsidP="00FD2397">
      <w:pPr>
        <w:spacing w:after="0" w:line="240" w:lineRule="auto"/>
      </w:pPr>
      <w:r>
        <w:separator/>
      </w:r>
    </w:p>
  </w:endnote>
  <w:endnote w:type="continuationSeparator" w:id="0">
    <w:p w14:paraId="58A019D4" w14:textId="77777777" w:rsidR="000F461D" w:rsidRDefault="000F461D" w:rsidP="00FD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0267E" w14:textId="77777777" w:rsidR="00F94788" w:rsidRDefault="00F94788">
    <w:pPr>
      <w:tabs>
        <w:tab w:val="center" w:pos="4550"/>
        <w:tab w:val="left" w:pos="5818"/>
      </w:tabs>
      <w:ind w:right="260"/>
      <w:jc w:val="right"/>
      <w:rPr>
        <w:ins w:id="429" w:author="jonathan correa" w:date="2023-08-10T22:12:00Z"/>
        <w:color w:val="222A35" w:themeColor="text2" w:themeShade="80"/>
        <w:sz w:val="24"/>
        <w:szCs w:val="24"/>
      </w:rPr>
    </w:pPr>
    <w:ins w:id="430" w:author="jonathan correa" w:date="2023-08-10T22:12:00Z">
      <w:r>
        <w:rPr>
          <w:color w:val="8496B0" w:themeColor="text2" w:themeTint="99"/>
          <w:spacing w:val="60"/>
          <w:sz w:val="24"/>
          <w:szCs w:val="24"/>
          <w:lang w:val="es-ES"/>
        </w:rPr>
        <w:t>Página</w:t>
      </w:r>
      <w:r>
        <w:rPr>
          <w:color w:val="8496B0" w:themeColor="text2" w:themeTint="99"/>
          <w:sz w:val="24"/>
          <w:szCs w:val="24"/>
          <w:lang w:val="es-ES"/>
        </w:rPr>
        <w:t xml:space="preserve"> </w:t>
      </w:r>
      <w:r>
        <w:rPr>
          <w:color w:val="323E4F" w:themeColor="text2" w:themeShade="BF"/>
          <w:sz w:val="24"/>
          <w:szCs w:val="24"/>
        </w:rPr>
        <w:fldChar w:fldCharType="begin"/>
      </w:r>
      <w:r>
        <w:rPr>
          <w:color w:val="323E4F" w:themeColor="text2" w:themeShade="BF"/>
          <w:sz w:val="24"/>
          <w:szCs w:val="24"/>
        </w:rPr>
        <w:instrText>PAGE   \* MERGEFORMAT</w:instrText>
      </w:r>
      <w:r>
        <w:rPr>
          <w:color w:val="323E4F" w:themeColor="text2" w:themeShade="BF"/>
          <w:sz w:val="24"/>
          <w:szCs w:val="24"/>
        </w:rPr>
        <w:fldChar w:fldCharType="separate"/>
      </w:r>
      <w:r>
        <w:rPr>
          <w:color w:val="323E4F" w:themeColor="text2" w:themeShade="BF"/>
          <w:sz w:val="24"/>
          <w:szCs w:val="24"/>
          <w:lang w:val="es-ES"/>
        </w:rPr>
        <w:t>1</w:t>
      </w:r>
      <w:r>
        <w:rPr>
          <w:color w:val="323E4F" w:themeColor="text2" w:themeShade="BF"/>
          <w:sz w:val="24"/>
          <w:szCs w:val="24"/>
        </w:rPr>
        <w:fldChar w:fldCharType="end"/>
      </w:r>
      <w:r>
        <w:rPr>
          <w:color w:val="323E4F" w:themeColor="text2" w:themeShade="BF"/>
          <w:sz w:val="24"/>
          <w:szCs w:val="24"/>
          <w:lang w:val="es-ES"/>
        </w:rPr>
        <w:t xml:space="preserve"> | </w:t>
      </w:r>
      <w:r>
        <w:rPr>
          <w:color w:val="323E4F" w:themeColor="text2" w:themeShade="BF"/>
          <w:sz w:val="24"/>
          <w:szCs w:val="24"/>
        </w:rPr>
        <w:fldChar w:fldCharType="begin"/>
      </w:r>
      <w:r>
        <w:rPr>
          <w:color w:val="323E4F" w:themeColor="text2" w:themeShade="BF"/>
          <w:sz w:val="24"/>
          <w:szCs w:val="24"/>
        </w:rPr>
        <w:instrText>NUMPAGES  \* Arabic  \* MERGEFORMAT</w:instrText>
      </w:r>
      <w:r>
        <w:rPr>
          <w:color w:val="323E4F" w:themeColor="text2" w:themeShade="BF"/>
          <w:sz w:val="24"/>
          <w:szCs w:val="24"/>
        </w:rPr>
        <w:fldChar w:fldCharType="separate"/>
      </w:r>
      <w:r>
        <w:rPr>
          <w:color w:val="323E4F" w:themeColor="text2" w:themeShade="BF"/>
          <w:sz w:val="24"/>
          <w:szCs w:val="24"/>
          <w:lang w:val="es-ES"/>
        </w:rPr>
        <w:t>1</w:t>
      </w:r>
      <w:r>
        <w:rPr>
          <w:color w:val="323E4F" w:themeColor="text2" w:themeShade="BF"/>
          <w:sz w:val="24"/>
          <w:szCs w:val="24"/>
        </w:rPr>
        <w:fldChar w:fldCharType="end"/>
      </w:r>
    </w:ins>
  </w:p>
  <w:p w14:paraId="058FE613" w14:textId="77777777" w:rsidR="004B7F99" w:rsidRDefault="004B7F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DE409" w14:textId="77777777" w:rsidR="000F461D" w:rsidRDefault="000F461D" w:rsidP="00FD2397">
      <w:pPr>
        <w:spacing w:after="0" w:line="240" w:lineRule="auto"/>
      </w:pPr>
      <w:r>
        <w:separator/>
      </w:r>
    </w:p>
  </w:footnote>
  <w:footnote w:type="continuationSeparator" w:id="0">
    <w:p w14:paraId="77798682" w14:textId="77777777" w:rsidR="000F461D" w:rsidRDefault="000F461D" w:rsidP="00FD2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FDD"/>
    <w:multiLevelType w:val="hybridMultilevel"/>
    <w:tmpl w:val="CBDE7B94"/>
    <w:lvl w:ilvl="0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366E62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" w15:restartNumberingAfterBreak="0">
    <w:nsid w:val="15D822E0"/>
    <w:multiLevelType w:val="hybridMultilevel"/>
    <w:tmpl w:val="63C62EFE"/>
    <w:lvl w:ilvl="0" w:tplc="268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A4891"/>
    <w:multiLevelType w:val="multilevel"/>
    <w:tmpl w:val="671ADF3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FD4CC9"/>
    <w:multiLevelType w:val="hybridMultilevel"/>
    <w:tmpl w:val="22822548"/>
    <w:lvl w:ilvl="0" w:tplc="2C0A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3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5" w15:restartNumberingAfterBreak="0">
    <w:nsid w:val="276F0060"/>
    <w:multiLevelType w:val="hybridMultilevel"/>
    <w:tmpl w:val="0FB4C140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097830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7" w15:restartNumberingAfterBreak="0">
    <w:nsid w:val="297C260D"/>
    <w:multiLevelType w:val="hybridMultilevel"/>
    <w:tmpl w:val="D7D0CE8A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C0F67E7"/>
    <w:multiLevelType w:val="multilevel"/>
    <w:tmpl w:val="C72697F0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133D83"/>
    <w:multiLevelType w:val="hybridMultilevel"/>
    <w:tmpl w:val="F5987940"/>
    <w:lvl w:ilvl="0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142315"/>
    <w:multiLevelType w:val="hybridMultilevel"/>
    <w:tmpl w:val="2BDE286E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11" w15:restartNumberingAfterBreak="0">
    <w:nsid w:val="307C4DA6"/>
    <w:multiLevelType w:val="multilevel"/>
    <w:tmpl w:val="39EEE85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A319CF"/>
    <w:multiLevelType w:val="hybridMultilevel"/>
    <w:tmpl w:val="AD6C82FA"/>
    <w:lvl w:ilvl="0" w:tplc="2C0A000F">
      <w:start w:val="1"/>
      <w:numFmt w:val="decimal"/>
      <w:lvlText w:val="%1."/>
      <w:lvlJc w:val="left"/>
      <w:pPr>
        <w:ind w:left="2520" w:hanging="360"/>
      </w:pPr>
    </w:lvl>
    <w:lvl w:ilvl="1" w:tplc="2C0A0019" w:tentative="1">
      <w:start w:val="1"/>
      <w:numFmt w:val="lowerLetter"/>
      <w:lvlText w:val="%2."/>
      <w:lvlJc w:val="left"/>
      <w:pPr>
        <w:ind w:left="3240" w:hanging="360"/>
      </w:pPr>
    </w:lvl>
    <w:lvl w:ilvl="2" w:tplc="2C0A001B" w:tentative="1">
      <w:start w:val="1"/>
      <w:numFmt w:val="lowerRoman"/>
      <w:lvlText w:val="%3."/>
      <w:lvlJc w:val="right"/>
      <w:pPr>
        <w:ind w:left="3960" w:hanging="180"/>
      </w:pPr>
    </w:lvl>
    <w:lvl w:ilvl="3" w:tplc="2C0A000F" w:tentative="1">
      <w:start w:val="1"/>
      <w:numFmt w:val="decimal"/>
      <w:lvlText w:val="%4."/>
      <w:lvlJc w:val="left"/>
      <w:pPr>
        <w:ind w:left="4680" w:hanging="360"/>
      </w:pPr>
    </w:lvl>
    <w:lvl w:ilvl="4" w:tplc="2C0A0019" w:tentative="1">
      <w:start w:val="1"/>
      <w:numFmt w:val="lowerLetter"/>
      <w:lvlText w:val="%5."/>
      <w:lvlJc w:val="left"/>
      <w:pPr>
        <w:ind w:left="5400" w:hanging="360"/>
      </w:pPr>
    </w:lvl>
    <w:lvl w:ilvl="5" w:tplc="2C0A001B" w:tentative="1">
      <w:start w:val="1"/>
      <w:numFmt w:val="lowerRoman"/>
      <w:lvlText w:val="%6."/>
      <w:lvlJc w:val="right"/>
      <w:pPr>
        <w:ind w:left="6120" w:hanging="180"/>
      </w:pPr>
    </w:lvl>
    <w:lvl w:ilvl="6" w:tplc="2C0A000F" w:tentative="1">
      <w:start w:val="1"/>
      <w:numFmt w:val="decimal"/>
      <w:lvlText w:val="%7."/>
      <w:lvlJc w:val="left"/>
      <w:pPr>
        <w:ind w:left="6840" w:hanging="360"/>
      </w:pPr>
    </w:lvl>
    <w:lvl w:ilvl="7" w:tplc="2C0A0019" w:tentative="1">
      <w:start w:val="1"/>
      <w:numFmt w:val="lowerLetter"/>
      <w:lvlText w:val="%8."/>
      <w:lvlJc w:val="left"/>
      <w:pPr>
        <w:ind w:left="7560" w:hanging="360"/>
      </w:pPr>
    </w:lvl>
    <w:lvl w:ilvl="8" w:tplc="2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BAB4DA5"/>
    <w:multiLevelType w:val="multilevel"/>
    <w:tmpl w:val="780C09E8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0977A6"/>
    <w:multiLevelType w:val="hybridMultilevel"/>
    <w:tmpl w:val="F194496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D6D1292"/>
    <w:multiLevelType w:val="multilevel"/>
    <w:tmpl w:val="42984C9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F95B33"/>
    <w:multiLevelType w:val="hybridMultilevel"/>
    <w:tmpl w:val="003C6E6A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4F32554"/>
    <w:multiLevelType w:val="hybridMultilevel"/>
    <w:tmpl w:val="8990C06E"/>
    <w:lvl w:ilvl="0" w:tplc="2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B61325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D949AC"/>
    <w:multiLevelType w:val="hybridMultilevel"/>
    <w:tmpl w:val="4516AF68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20" w15:restartNumberingAfterBreak="0">
    <w:nsid w:val="5DA97298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353A0D"/>
    <w:multiLevelType w:val="multilevel"/>
    <w:tmpl w:val="6FE4FD7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69441F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956CD8"/>
    <w:multiLevelType w:val="multilevel"/>
    <w:tmpl w:val="EA2C1CE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4C502D"/>
    <w:multiLevelType w:val="hybridMultilevel"/>
    <w:tmpl w:val="1952B5F2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29238A1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A7344D"/>
    <w:multiLevelType w:val="multilevel"/>
    <w:tmpl w:val="32D2F1AC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7" w15:restartNumberingAfterBreak="0">
    <w:nsid w:val="66C90B7D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8" w15:restartNumberingAfterBreak="0">
    <w:nsid w:val="6AC60A8B"/>
    <w:multiLevelType w:val="hybridMultilevel"/>
    <w:tmpl w:val="4BB86578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C0964E8"/>
    <w:multiLevelType w:val="multilevel"/>
    <w:tmpl w:val="4F5E58B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CAC5906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8843B4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120B59"/>
    <w:multiLevelType w:val="hybridMultilevel"/>
    <w:tmpl w:val="30F491B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3C655D2"/>
    <w:multiLevelType w:val="hybridMultilevel"/>
    <w:tmpl w:val="4AC85FC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021904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5" w15:restartNumberingAfterBreak="0">
    <w:nsid w:val="76C82327"/>
    <w:multiLevelType w:val="hybridMultilevel"/>
    <w:tmpl w:val="8834B988"/>
    <w:lvl w:ilvl="0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7041D77"/>
    <w:multiLevelType w:val="hybridMultilevel"/>
    <w:tmpl w:val="291099F0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37" w15:restartNumberingAfterBreak="0">
    <w:nsid w:val="77C50F13"/>
    <w:multiLevelType w:val="hybridMultilevel"/>
    <w:tmpl w:val="E7D6C228"/>
    <w:lvl w:ilvl="0" w:tplc="2C0A000F">
      <w:start w:val="1"/>
      <w:numFmt w:val="decimal"/>
      <w:lvlText w:val="%1."/>
      <w:lvlJc w:val="left"/>
      <w:pPr>
        <w:ind w:left="2138" w:hanging="360"/>
      </w:pPr>
    </w:lvl>
    <w:lvl w:ilvl="1" w:tplc="2C0A0019" w:tentative="1">
      <w:start w:val="1"/>
      <w:numFmt w:val="lowerLetter"/>
      <w:lvlText w:val="%2."/>
      <w:lvlJc w:val="left"/>
      <w:pPr>
        <w:ind w:left="2858" w:hanging="360"/>
      </w:pPr>
    </w:lvl>
    <w:lvl w:ilvl="2" w:tplc="2C0A001B" w:tentative="1">
      <w:start w:val="1"/>
      <w:numFmt w:val="lowerRoman"/>
      <w:lvlText w:val="%3."/>
      <w:lvlJc w:val="right"/>
      <w:pPr>
        <w:ind w:left="3578" w:hanging="180"/>
      </w:pPr>
    </w:lvl>
    <w:lvl w:ilvl="3" w:tplc="2C0A000F" w:tentative="1">
      <w:start w:val="1"/>
      <w:numFmt w:val="decimal"/>
      <w:lvlText w:val="%4."/>
      <w:lvlJc w:val="left"/>
      <w:pPr>
        <w:ind w:left="4298" w:hanging="360"/>
      </w:pPr>
    </w:lvl>
    <w:lvl w:ilvl="4" w:tplc="2C0A0019" w:tentative="1">
      <w:start w:val="1"/>
      <w:numFmt w:val="lowerLetter"/>
      <w:lvlText w:val="%5."/>
      <w:lvlJc w:val="left"/>
      <w:pPr>
        <w:ind w:left="5018" w:hanging="360"/>
      </w:pPr>
    </w:lvl>
    <w:lvl w:ilvl="5" w:tplc="2C0A001B" w:tentative="1">
      <w:start w:val="1"/>
      <w:numFmt w:val="lowerRoman"/>
      <w:lvlText w:val="%6."/>
      <w:lvlJc w:val="right"/>
      <w:pPr>
        <w:ind w:left="5738" w:hanging="180"/>
      </w:pPr>
    </w:lvl>
    <w:lvl w:ilvl="6" w:tplc="2C0A000F" w:tentative="1">
      <w:start w:val="1"/>
      <w:numFmt w:val="decimal"/>
      <w:lvlText w:val="%7."/>
      <w:lvlJc w:val="left"/>
      <w:pPr>
        <w:ind w:left="6458" w:hanging="360"/>
      </w:pPr>
    </w:lvl>
    <w:lvl w:ilvl="7" w:tplc="2C0A0019" w:tentative="1">
      <w:start w:val="1"/>
      <w:numFmt w:val="lowerLetter"/>
      <w:lvlText w:val="%8."/>
      <w:lvlJc w:val="left"/>
      <w:pPr>
        <w:ind w:left="7178" w:hanging="360"/>
      </w:pPr>
    </w:lvl>
    <w:lvl w:ilvl="8" w:tplc="2C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7806413F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3E02EE"/>
    <w:multiLevelType w:val="multilevel"/>
    <w:tmpl w:val="7D5C9EF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6"/>
  </w:num>
  <w:num w:numId="3">
    <w:abstractNumId w:val="3"/>
  </w:num>
  <w:num w:numId="4">
    <w:abstractNumId w:val="27"/>
  </w:num>
  <w:num w:numId="5">
    <w:abstractNumId w:val="29"/>
  </w:num>
  <w:num w:numId="6">
    <w:abstractNumId w:val="39"/>
  </w:num>
  <w:num w:numId="7">
    <w:abstractNumId w:val="13"/>
  </w:num>
  <w:num w:numId="8">
    <w:abstractNumId w:val="25"/>
  </w:num>
  <w:num w:numId="9">
    <w:abstractNumId w:val="38"/>
  </w:num>
  <w:num w:numId="10">
    <w:abstractNumId w:val="21"/>
  </w:num>
  <w:num w:numId="11">
    <w:abstractNumId w:val="8"/>
  </w:num>
  <w:num w:numId="12">
    <w:abstractNumId w:val="12"/>
  </w:num>
  <w:num w:numId="13">
    <w:abstractNumId w:val="4"/>
  </w:num>
  <w:num w:numId="14">
    <w:abstractNumId w:val="32"/>
  </w:num>
  <w:num w:numId="15">
    <w:abstractNumId w:val="11"/>
  </w:num>
  <w:num w:numId="16">
    <w:abstractNumId w:val="35"/>
  </w:num>
  <w:num w:numId="17">
    <w:abstractNumId w:val="0"/>
  </w:num>
  <w:num w:numId="18">
    <w:abstractNumId w:val="26"/>
  </w:num>
  <w:num w:numId="19">
    <w:abstractNumId w:val="28"/>
  </w:num>
  <w:num w:numId="20">
    <w:abstractNumId w:val="10"/>
  </w:num>
  <w:num w:numId="21">
    <w:abstractNumId w:val="7"/>
  </w:num>
  <w:num w:numId="22">
    <w:abstractNumId w:val="16"/>
  </w:num>
  <w:num w:numId="23">
    <w:abstractNumId w:val="14"/>
  </w:num>
  <w:num w:numId="24">
    <w:abstractNumId w:val="19"/>
  </w:num>
  <w:num w:numId="25">
    <w:abstractNumId w:val="5"/>
  </w:num>
  <w:num w:numId="26">
    <w:abstractNumId w:val="9"/>
  </w:num>
  <w:num w:numId="27">
    <w:abstractNumId w:val="37"/>
  </w:num>
  <w:num w:numId="28">
    <w:abstractNumId w:val="24"/>
  </w:num>
  <w:num w:numId="29">
    <w:abstractNumId w:val="33"/>
  </w:num>
  <w:num w:numId="30">
    <w:abstractNumId w:val="17"/>
  </w:num>
  <w:num w:numId="31">
    <w:abstractNumId w:val="22"/>
  </w:num>
  <w:num w:numId="32">
    <w:abstractNumId w:val="6"/>
  </w:num>
  <w:num w:numId="33">
    <w:abstractNumId w:val="20"/>
  </w:num>
  <w:num w:numId="34">
    <w:abstractNumId w:val="34"/>
  </w:num>
  <w:num w:numId="35">
    <w:abstractNumId w:val="18"/>
  </w:num>
  <w:num w:numId="36">
    <w:abstractNumId w:val="1"/>
  </w:num>
  <w:num w:numId="37">
    <w:abstractNumId w:val="31"/>
  </w:num>
  <w:num w:numId="38">
    <w:abstractNumId w:val="30"/>
  </w:num>
  <w:num w:numId="39">
    <w:abstractNumId w:val="23"/>
  </w:num>
  <w:num w:numId="40">
    <w:abstractNumId w:val="15"/>
  </w:num>
  <w:numIdMacAtCleanup w:val="4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correa">
    <w15:presenceInfo w15:providerId="Windows Live" w15:userId="0c3ca8d65c18ae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4D"/>
    <w:rsid w:val="000048D1"/>
    <w:rsid w:val="00033F9F"/>
    <w:rsid w:val="00050CE4"/>
    <w:rsid w:val="0006206D"/>
    <w:rsid w:val="00077EDD"/>
    <w:rsid w:val="00082009"/>
    <w:rsid w:val="00087AF3"/>
    <w:rsid w:val="000B4921"/>
    <w:rsid w:val="000D0F02"/>
    <w:rsid w:val="000E3D74"/>
    <w:rsid w:val="000F461D"/>
    <w:rsid w:val="0011678A"/>
    <w:rsid w:val="0013631C"/>
    <w:rsid w:val="00140359"/>
    <w:rsid w:val="00142242"/>
    <w:rsid w:val="001434C0"/>
    <w:rsid w:val="00164CA1"/>
    <w:rsid w:val="001A5443"/>
    <w:rsid w:val="001C0F27"/>
    <w:rsid w:val="00201938"/>
    <w:rsid w:val="002175D6"/>
    <w:rsid w:val="00243DC4"/>
    <w:rsid w:val="00280D07"/>
    <w:rsid w:val="0028422C"/>
    <w:rsid w:val="00287F11"/>
    <w:rsid w:val="00292D2C"/>
    <w:rsid w:val="002C6BE9"/>
    <w:rsid w:val="002D5E2D"/>
    <w:rsid w:val="00327EA1"/>
    <w:rsid w:val="003315FC"/>
    <w:rsid w:val="00336016"/>
    <w:rsid w:val="00337E7F"/>
    <w:rsid w:val="0034507B"/>
    <w:rsid w:val="003B3016"/>
    <w:rsid w:val="003B5B02"/>
    <w:rsid w:val="003E4D83"/>
    <w:rsid w:val="003F005A"/>
    <w:rsid w:val="003F7DAB"/>
    <w:rsid w:val="0040133A"/>
    <w:rsid w:val="0041366A"/>
    <w:rsid w:val="00420AB8"/>
    <w:rsid w:val="00464FFA"/>
    <w:rsid w:val="004816C0"/>
    <w:rsid w:val="004975B2"/>
    <w:rsid w:val="004B7CC1"/>
    <w:rsid w:val="004B7F99"/>
    <w:rsid w:val="004C0D75"/>
    <w:rsid w:val="004D26B1"/>
    <w:rsid w:val="004E2DE6"/>
    <w:rsid w:val="004F786F"/>
    <w:rsid w:val="00521552"/>
    <w:rsid w:val="005273D7"/>
    <w:rsid w:val="00552224"/>
    <w:rsid w:val="005635CA"/>
    <w:rsid w:val="00581898"/>
    <w:rsid w:val="00593AB4"/>
    <w:rsid w:val="005A5DF0"/>
    <w:rsid w:val="005A7D33"/>
    <w:rsid w:val="005C3C49"/>
    <w:rsid w:val="005C42A3"/>
    <w:rsid w:val="005E7094"/>
    <w:rsid w:val="00612D6B"/>
    <w:rsid w:val="00630FB3"/>
    <w:rsid w:val="00633F6D"/>
    <w:rsid w:val="006411E5"/>
    <w:rsid w:val="00696B69"/>
    <w:rsid w:val="006C2685"/>
    <w:rsid w:val="006C55EA"/>
    <w:rsid w:val="006E3B10"/>
    <w:rsid w:val="006F4761"/>
    <w:rsid w:val="00706796"/>
    <w:rsid w:val="00720638"/>
    <w:rsid w:val="00742A27"/>
    <w:rsid w:val="00757809"/>
    <w:rsid w:val="0076693C"/>
    <w:rsid w:val="00787523"/>
    <w:rsid w:val="00796613"/>
    <w:rsid w:val="007A13E2"/>
    <w:rsid w:val="007A598D"/>
    <w:rsid w:val="007B2C57"/>
    <w:rsid w:val="007F15EF"/>
    <w:rsid w:val="007F6406"/>
    <w:rsid w:val="008246D3"/>
    <w:rsid w:val="008461FE"/>
    <w:rsid w:val="00855279"/>
    <w:rsid w:val="00862155"/>
    <w:rsid w:val="008903B3"/>
    <w:rsid w:val="008A3954"/>
    <w:rsid w:val="008C4DF0"/>
    <w:rsid w:val="008E5325"/>
    <w:rsid w:val="008F514B"/>
    <w:rsid w:val="00900CBB"/>
    <w:rsid w:val="0091106B"/>
    <w:rsid w:val="00927C4B"/>
    <w:rsid w:val="0094198D"/>
    <w:rsid w:val="0096267A"/>
    <w:rsid w:val="009673D2"/>
    <w:rsid w:val="00982F86"/>
    <w:rsid w:val="00995A27"/>
    <w:rsid w:val="00995D4C"/>
    <w:rsid w:val="009A0416"/>
    <w:rsid w:val="009C6E71"/>
    <w:rsid w:val="00A00046"/>
    <w:rsid w:val="00A049CE"/>
    <w:rsid w:val="00A1212B"/>
    <w:rsid w:val="00A31128"/>
    <w:rsid w:val="00A421B0"/>
    <w:rsid w:val="00A4666F"/>
    <w:rsid w:val="00A5229F"/>
    <w:rsid w:val="00A66BA4"/>
    <w:rsid w:val="00AF011D"/>
    <w:rsid w:val="00AF155D"/>
    <w:rsid w:val="00AF4004"/>
    <w:rsid w:val="00B2201F"/>
    <w:rsid w:val="00B7474C"/>
    <w:rsid w:val="00B82A4D"/>
    <w:rsid w:val="00B93426"/>
    <w:rsid w:val="00BD363E"/>
    <w:rsid w:val="00BF3179"/>
    <w:rsid w:val="00BF515E"/>
    <w:rsid w:val="00BF71AA"/>
    <w:rsid w:val="00C05170"/>
    <w:rsid w:val="00C30889"/>
    <w:rsid w:val="00C36FF3"/>
    <w:rsid w:val="00C83597"/>
    <w:rsid w:val="00CD36D0"/>
    <w:rsid w:val="00CF1733"/>
    <w:rsid w:val="00CF3F7B"/>
    <w:rsid w:val="00CF6EF9"/>
    <w:rsid w:val="00D93054"/>
    <w:rsid w:val="00DB7FB7"/>
    <w:rsid w:val="00DC5E92"/>
    <w:rsid w:val="00DE2CCC"/>
    <w:rsid w:val="00E035C2"/>
    <w:rsid w:val="00E036B7"/>
    <w:rsid w:val="00E07543"/>
    <w:rsid w:val="00E4653E"/>
    <w:rsid w:val="00E558B6"/>
    <w:rsid w:val="00E6019B"/>
    <w:rsid w:val="00E85CFA"/>
    <w:rsid w:val="00E944DE"/>
    <w:rsid w:val="00EA6A10"/>
    <w:rsid w:val="00F007D5"/>
    <w:rsid w:val="00F03257"/>
    <w:rsid w:val="00F47C77"/>
    <w:rsid w:val="00F77BB7"/>
    <w:rsid w:val="00F94788"/>
    <w:rsid w:val="00FD0B36"/>
    <w:rsid w:val="00FD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4DCA7"/>
  <w15:docId w15:val="{2D78631E-1EF4-498F-9E27-409BEF55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63E"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5259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57809"/>
    <w:pPr>
      <w:tabs>
        <w:tab w:val="left" w:pos="660"/>
        <w:tab w:val="left" w:pos="1134"/>
        <w:tab w:val="right" w:leader="dot" w:pos="10054"/>
      </w:tabs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0F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072E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90"/>
  </w:style>
  <w:style w:type="paragraph" w:styleId="Piedepgina">
    <w:name w:val="footer"/>
    <w:basedOn w:val="Normal"/>
    <w:link w:val="Piedepgina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90"/>
  </w:style>
  <w:style w:type="character" w:customStyle="1" w:styleId="TtuloCar">
    <w:name w:val="Título Car"/>
    <w:basedOn w:val="Fuentedeprrafopredeter"/>
    <w:link w:val="Ttulo"/>
    <w:uiPriority w:val="10"/>
    <w:rsid w:val="00C525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Calibri" w:eastAsia="Calibri" w:hAnsi="Calibri" w:cs="Calibri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52590"/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C52590"/>
    <w:pPr>
      <w:spacing w:after="0" w:line="240" w:lineRule="auto"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2590"/>
    <w:rPr>
      <w:rFonts w:asciiTheme="minorHAnsi" w:eastAsiaTheme="minorEastAsia" w:hAnsiTheme="minorHAnsi" w:cstheme="minorBidi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FD239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239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2397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035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35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35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35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35C2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07543"/>
    <w:pPr>
      <w:spacing w:after="120" w:line="256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07543"/>
    <w:rPr>
      <w:rFonts w:asciiTheme="minorHAnsi" w:eastAsiaTheme="minorHAnsi" w:hAnsiTheme="minorHAnsi" w:cstheme="minorBidi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033F9F"/>
    <w:pPr>
      <w:spacing w:after="100"/>
      <w:ind w:left="6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87AF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87AF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87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comments" Target="comments.xml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45" Type="http://schemas.microsoft.com/office/2018/08/relationships/commentsExtensible" Target="commentsExtensi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fuJz4P+8KZ/iB3h9+4PT2f5o2A==">AMUW2mXFZKvBf7Q+xYcvigLRPPJLUDa3aswg6xpRGGJ+CO9Zl6CDJ1IGT7JQVGerVJFGinovSIR5b1+Me7JwFluQ4B9ma062V/2hwB1EzY4YJeovqOO9XR9TlzbMqMVTUalVv34x+9SYyreEqW4xyZtV/PD/3A6ZUQSeQGqZqJ4Il0bFg/ubGauUTh7AayGaNmagdzJ5gkS+WHWNdfHX0wE3mYapaQ4ROdAi/xl9g6kT/ftSjb1SgG+i/lsihcbj1Uvq06/856tj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8F5DF57-52AC-4EEE-A47E-6BBB50E72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5928</TotalTime>
  <Pages>36</Pages>
  <Words>5177</Words>
  <Characters>28424</Characters>
  <Application>Microsoft Office Word</Application>
  <DocSecurity>0</DocSecurity>
  <Lines>888</Lines>
  <Paragraphs>480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Gabriel Correa</dc:creator>
  <cp:lastModifiedBy>jonathan correa</cp:lastModifiedBy>
  <cp:revision>39</cp:revision>
  <dcterms:created xsi:type="dcterms:W3CDTF">2023-04-22T23:45:00Z</dcterms:created>
  <dcterms:modified xsi:type="dcterms:W3CDTF">2023-08-11T01:15:00Z</dcterms:modified>
</cp:coreProperties>
</file>